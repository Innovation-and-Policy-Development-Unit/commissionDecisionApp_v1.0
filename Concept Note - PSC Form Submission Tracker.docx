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w16du="http://schemas.microsoft.com/office/word/2023/wordml/word16du" mc:Ignorable="w14 w15 w16se w16cid w16 w16cex w16sdtdh wp14">
  <w:body>
    <w:p w:rsidR="00185DBC" w:rsidP="745D5EFA" w:rsidRDefault="00AF3EC4" w14:paraId="6A036376" w14:textId="45E33C24">
      <w:pPr>
        <w:pStyle w:val="Title"/>
        <w:rPr>
          <w:rFonts w:ascii="Calibri" w:hAnsi="Calibri" w:eastAsia="Calibri" w:cs="Calibri"/>
          <w:b w:val="1"/>
          <w:bCs w:val="1"/>
          <w:color w:val="222222"/>
        </w:rPr>
      </w:pPr>
      <w:r w:rsidRPr="6B3C2267" w:rsidR="1EF2A1FD">
        <w:rPr>
          <w:rFonts w:ascii="Calibri" w:hAnsi="Calibri" w:eastAsia="Calibri" w:cs="Calibri"/>
          <w:b w:val="1"/>
          <w:bCs w:val="1"/>
          <w:color w:val="222222"/>
        </w:rPr>
        <w:t xml:space="preserve">Concept Note: </w:t>
      </w:r>
      <w:r w:rsidRPr="6B3C2267" w:rsidR="6158C00B">
        <w:rPr>
          <w:rFonts w:ascii="Calibri" w:hAnsi="Calibri" w:eastAsia="Calibri" w:cs="Calibri"/>
          <w:b w:val="1"/>
          <w:bCs w:val="1"/>
          <w:color w:val="222222"/>
        </w:rPr>
        <w:t>Commission Decision App</w:t>
      </w:r>
    </w:p>
    <w:p w:rsidR="00185DBC" w:rsidP="745D5EFA" w:rsidRDefault="00AF3EC4" w14:paraId="1F0B9450" w14:textId="77777777">
      <w:pPr>
        <w:pStyle w:val="Subtitle"/>
        <w:rPr>
          <w:rFonts w:ascii="Calibri" w:hAnsi="Calibri" w:eastAsia="Calibri" w:cs="Calibri"/>
          <w:color w:val="222222"/>
          <w:sz w:val="24"/>
          <w:szCs w:val="24"/>
        </w:rPr>
      </w:pPr>
      <w:r w:rsidRPr="745D5EFA" w:rsidR="39267F85">
        <w:rPr>
          <w:rFonts w:ascii="Calibri" w:hAnsi="Calibri" w:eastAsia="Calibri" w:cs="Calibri"/>
          <w:color w:val="222222"/>
          <w:sz w:val="24"/>
          <w:szCs w:val="24"/>
        </w:rPr>
        <w:t>Digitisation</w:t>
      </w:r>
      <w:r w:rsidRPr="745D5EFA" w:rsidR="39267F85">
        <w:rPr>
          <w:rFonts w:ascii="Calibri" w:hAnsi="Calibri" w:eastAsia="Calibri" w:cs="Calibri"/>
          <w:color w:val="222222"/>
          <w:sz w:val="24"/>
          <w:szCs w:val="24"/>
        </w:rPr>
        <w:t xml:space="preserve"> of PSC Form Submissions and Progress Tracking — Public Service Commission of Vanuatu</w:t>
      </w:r>
    </w:p>
    <w:p w:rsidR="00185DBC" w:rsidP="43099DB3" w:rsidRDefault="00AF3EC4" w14:paraId="1A4590DD" w14:textId="6E6CC79E">
      <w:pPr>
        <w:pStyle w:val="Author"/>
        <w:suppressLineNumbers w:val="0"/>
        <w:bidi w:val="0"/>
        <w:spacing w:before="0" w:beforeAutospacing="off" w:after="80" w:afterAutospacing="off" w:line="259" w:lineRule="auto"/>
        <w:ind w:left="0" w:right="0"/>
        <w:jc w:val="center"/>
        <w:rPr>
          <w:rFonts w:ascii="Calibri" w:hAnsi="Calibri" w:eastAsia="Calibri" w:cs="Calibri"/>
          <w:color w:val="222222"/>
          <w:sz w:val="22"/>
          <w:szCs w:val="22"/>
        </w:rPr>
      </w:pPr>
      <w:r w:rsidRPr="43099DB3" w:rsidR="39267F85">
        <w:rPr>
          <w:rFonts w:ascii="Calibri" w:hAnsi="Calibri" w:eastAsia="Calibri" w:cs="Calibri"/>
          <w:color w:val="222222"/>
          <w:sz w:val="22"/>
          <w:szCs w:val="22"/>
        </w:rPr>
        <w:t xml:space="preserve">Innovation and </w:t>
      </w:r>
      <w:r w:rsidRPr="43099DB3" w:rsidR="3A513771">
        <w:rPr>
          <w:rFonts w:ascii="Calibri" w:hAnsi="Calibri" w:eastAsia="Calibri" w:cs="Calibri"/>
          <w:color w:val="222222"/>
          <w:sz w:val="22"/>
          <w:szCs w:val="22"/>
        </w:rPr>
        <w:t xml:space="preserve">Policy </w:t>
      </w:r>
      <w:r w:rsidRPr="43099DB3" w:rsidR="39267F85">
        <w:rPr>
          <w:rFonts w:ascii="Calibri" w:hAnsi="Calibri" w:eastAsia="Calibri" w:cs="Calibri"/>
          <w:color w:val="222222"/>
          <w:sz w:val="22"/>
          <w:szCs w:val="22"/>
        </w:rPr>
        <w:t>Development Unit (IPDU), Public Service Commission</w:t>
      </w:r>
    </w:p>
    <w:p w:rsidR="00185DBC" w:rsidP="745D5EFA" w:rsidRDefault="00AF3EC4" w14:paraId="79D332EB" w14:textId="77777777">
      <w:pPr>
        <w:pStyle w:val="Date"/>
        <w:rPr>
          <w:rFonts w:ascii="Calibri" w:hAnsi="Calibri" w:eastAsia="Calibri" w:cs="Calibri"/>
          <w:color w:val="222222"/>
          <w:sz w:val="22"/>
          <w:szCs w:val="22"/>
        </w:rPr>
      </w:pPr>
      <w:r w:rsidRPr="745D5EFA" w:rsidR="39267F85">
        <w:rPr>
          <w:rFonts w:ascii="Calibri" w:hAnsi="Calibri" w:eastAsia="Calibri" w:cs="Calibri"/>
          <w:color w:val="222222"/>
          <w:sz w:val="22"/>
          <w:szCs w:val="22"/>
        </w:rPr>
        <w:t>2026-04-01</w:t>
      </w:r>
    </w:p>
    <w:sdt>
      <w:sdtPr>
        <w:id w:val="-1618830478"/>
        <w:docPartObj>
          <w:docPartGallery w:val="Table of Contents"/>
          <w:docPartUnique/>
        </w:docPartObj>
        <w:rPr>
          <w:rFonts w:ascii="Aptos" w:hAnsi="Aptos" w:eastAsia="" w:cs="" w:asciiTheme="minorAscii" w:hAnsiTheme="minorAscii" w:eastAsiaTheme="minorEastAsia" w:cstheme="minorBidi"/>
          <w:color w:val="auto"/>
          <w:sz w:val="24"/>
          <w:szCs w:val="24"/>
        </w:rPr>
      </w:sdtPr>
      <w:sdtEndPr>
        <w:rPr>
          <w:rFonts w:ascii="Aptos" w:hAnsi="Aptos" w:eastAsia="" w:cs="" w:asciiTheme="minorAscii" w:hAnsiTheme="minorAscii" w:eastAsiaTheme="minorEastAsia" w:cstheme="minorBidi"/>
          <w:color w:val="auto"/>
          <w:sz w:val="24"/>
          <w:szCs w:val="24"/>
        </w:rPr>
      </w:sdtEndPr>
      <w:sdtContent>
        <w:p w:rsidR="00185DBC" w:rsidRDefault="00AF3EC4" w14:paraId="365549E6" w14:textId="77777777">
          <w:pPr>
            <w:pStyle w:val="TOCHeading"/>
          </w:pPr>
          <w:r>
            <w:t>Table of contents</w:t>
          </w:r>
        </w:p>
        <w:p w:rsidR="00422E8F" w:rsidP="6B3C2267" w:rsidRDefault="00AF3EC4" w14:paraId="0100BF05" w14:textId="55A25371">
          <w:pPr>
            <w:pStyle w:val="TOC1"/>
            <w:tabs>
              <w:tab w:val="right" w:leader="dot" w:pos="9345"/>
            </w:tabs>
            <w:rPr>
              <w:noProof/>
            </w:rPr>
          </w:pPr>
          <w:r>
            <w:fldChar w:fldCharType="begin"/>
          </w:r>
          <w:r>
            <w:instrText xml:space="preserve">TOC \o "1-3" \z \u \h</w:instrText>
          </w:r>
          <w:r>
            <w:fldChar w:fldCharType="separate"/>
          </w:r>
          <w:hyperlink w:anchor="_Toc415017631">
            <w:r w:rsidRPr="6B3C2267" w:rsidR="6B3C2267">
              <w:rPr>
                <w:rStyle w:val="Hyperlink"/>
              </w:rPr>
              <w:t>Glossary of Acronyms</w:t>
            </w:r>
            <w:r>
              <w:tab/>
            </w:r>
            <w:r>
              <w:fldChar w:fldCharType="begin"/>
            </w:r>
            <w:r>
              <w:instrText xml:space="preserve">PAGEREF _Toc415017631 \h</w:instrText>
            </w:r>
            <w:r>
              <w:fldChar w:fldCharType="separate"/>
            </w:r>
            <w:r w:rsidRPr="6B3C2267" w:rsidR="6B3C2267">
              <w:rPr>
                <w:rStyle w:val="Hyperlink"/>
              </w:rPr>
              <w:t>1</w:t>
            </w:r>
            <w:r>
              <w:fldChar w:fldCharType="end"/>
            </w:r>
          </w:hyperlink>
        </w:p>
        <w:p w:rsidR="00422E8F" w:rsidP="6B3C2267" w:rsidRDefault="00C031C9" w14:paraId="14ACDAB7" w14:textId="10606C4F">
          <w:pPr>
            <w:pStyle w:val="TOC1"/>
            <w:tabs>
              <w:tab w:val="right" w:leader="dot" w:pos="9345"/>
            </w:tabs>
            <w:rPr>
              <w:noProof/>
            </w:rPr>
          </w:pPr>
          <w:hyperlink w:anchor="_Toc1093656759">
            <w:r w:rsidRPr="6B3C2267" w:rsidR="6B3C2267">
              <w:rPr>
                <w:rStyle w:val="Hyperlink"/>
              </w:rPr>
              <w:t>1. Introduction</w:t>
            </w:r>
            <w:r>
              <w:tab/>
            </w:r>
            <w:r>
              <w:fldChar w:fldCharType="begin"/>
            </w:r>
            <w:r>
              <w:instrText xml:space="preserve">PAGEREF _Toc1093656759 \h</w:instrText>
            </w:r>
            <w:r>
              <w:fldChar w:fldCharType="separate"/>
            </w:r>
            <w:r w:rsidRPr="6B3C2267" w:rsidR="6B3C2267">
              <w:rPr>
                <w:rStyle w:val="Hyperlink"/>
              </w:rPr>
              <w:t>2</w:t>
            </w:r>
            <w:r>
              <w:fldChar w:fldCharType="end"/>
            </w:r>
          </w:hyperlink>
        </w:p>
        <w:p w:rsidR="00422E8F" w:rsidP="6B3C2267" w:rsidRDefault="00C031C9" w14:paraId="464F654A" w14:textId="0916D8B4">
          <w:pPr>
            <w:pStyle w:val="TOC1"/>
            <w:tabs>
              <w:tab w:val="right" w:leader="dot" w:pos="9345"/>
            </w:tabs>
            <w:rPr>
              <w:noProof/>
            </w:rPr>
          </w:pPr>
          <w:hyperlink w:anchor="_Toc380101726">
            <w:r w:rsidRPr="6B3C2267" w:rsidR="6B3C2267">
              <w:rPr>
                <w:rStyle w:val="Hyperlink"/>
              </w:rPr>
              <w:t>2. Background and Problem Statement</w:t>
            </w:r>
            <w:r>
              <w:tab/>
            </w:r>
            <w:r>
              <w:fldChar w:fldCharType="begin"/>
            </w:r>
            <w:r>
              <w:instrText xml:space="preserve">PAGEREF _Toc380101726 \h</w:instrText>
            </w:r>
            <w:r>
              <w:fldChar w:fldCharType="separate"/>
            </w:r>
            <w:r w:rsidRPr="6B3C2267" w:rsidR="6B3C2267">
              <w:rPr>
                <w:rStyle w:val="Hyperlink"/>
              </w:rPr>
              <w:t>3</w:t>
            </w:r>
            <w:r>
              <w:fldChar w:fldCharType="end"/>
            </w:r>
          </w:hyperlink>
        </w:p>
        <w:p w:rsidR="00422E8F" w:rsidP="6B3C2267" w:rsidRDefault="00C031C9" w14:paraId="6EED9FCF" w14:textId="46C92C70">
          <w:pPr>
            <w:pStyle w:val="TOC2"/>
            <w:tabs>
              <w:tab w:val="right" w:leader="dot" w:pos="9345"/>
            </w:tabs>
            <w:rPr>
              <w:noProof/>
            </w:rPr>
          </w:pPr>
          <w:hyperlink w:anchor="_Toc227495255">
            <w:r w:rsidRPr="6B3C2267" w:rsidR="6B3C2267">
              <w:rPr>
                <w:rStyle w:val="Hyperlink"/>
              </w:rPr>
              <w:t>2.1 The Current Process</w:t>
            </w:r>
            <w:r>
              <w:tab/>
            </w:r>
            <w:r>
              <w:fldChar w:fldCharType="begin"/>
            </w:r>
            <w:r>
              <w:instrText xml:space="preserve">PAGEREF _Toc227495255 \h</w:instrText>
            </w:r>
            <w:r>
              <w:fldChar w:fldCharType="separate"/>
            </w:r>
            <w:r w:rsidRPr="6B3C2267" w:rsidR="6B3C2267">
              <w:rPr>
                <w:rStyle w:val="Hyperlink"/>
              </w:rPr>
              <w:t>3</w:t>
            </w:r>
            <w:r>
              <w:fldChar w:fldCharType="end"/>
            </w:r>
          </w:hyperlink>
        </w:p>
        <w:p w:rsidR="00422E8F" w:rsidP="6B3C2267" w:rsidRDefault="00C031C9" w14:paraId="2D18BB24" w14:textId="0E5794AA">
          <w:pPr>
            <w:pStyle w:val="TOC2"/>
            <w:tabs>
              <w:tab w:val="right" w:leader="dot" w:pos="9345"/>
            </w:tabs>
            <w:rPr>
              <w:noProof/>
            </w:rPr>
          </w:pPr>
          <w:hyperlink w:anchor="_Toc804445286">
            <w:r w:rsidRPr="6B3C2267" w:rsidR="6B3C2267">
              <w:rPr>
                <w:rStyle w:val="Hyperlink"/>
              </w:rPr>
              <w:t>2.2 Key Problems with the Current Manual Approach</w:t>
            </w:r>
            <w:r>
              <w:tab/>
            </w:r>
            <w:r>
              <w:fldChar w:fldCharType="begin"/>
            </w:r>
            <w:r>
              <w:instrText xml:space="preserve">PAGEREF _Toc804445286 \h</w:instrText>
            </w:r>
            <w:r>
              <w:fldChar w:fldCharType="separate"/>
            </w:r>
            <w:r w:rsidRPr="6B3C2267" w:rsidR="6B3C2267">
              <w:rPr>
                <w:rStyle w:val="Hyperlink"/>
              </w:rPr>
              <w:t>3</w:t>
            </w:r>
            <w:r>
              <w:fldChar w:fldCharType="end"/>
            </w:r>
          </w:hyperlink>
        </w:p>
        <w:p w:rsidR="00422E8F" w:rsidP="6B3C2267" w:rsidRDefault="00C031C9" w14:paraId="28D02022" w14:textId="2316EB8A">
          <w:pPr>
            <w:pStyle w:val="TOC1"/>
            <w:tabs>
              <w:tab w:val="right" w:leader="dot" w:pos="9345"/>
            </w:tabs>
            <w:rPr>
              <w:noProof/>
            </w:rPr>
          </w:pPr>
          <w:hyperlink w:anchor="_Toc912106709">
            <w:r w:rsidRPr="6B3C2267" w:rsidR="6B3C2267">
              <w:rPr>
                <w:rStyle w:val="Hyperlink"/>
              </w:rPr>
              <w:t>3. Prior System Considered: vTiger CRM</w:t>
            </w:r>
            <w:r>
              <w:tab/>
            </w:r>
            <w:r>
              <w:fldChar w:fldCharType="begin"/>
            </w:r>
            <w:r>
              <w:instrText xml:space="preserve">PAGEREF _Toc912106709 \h</w:instrText>
            </w:r>
            <w:r>
              <w:fldChar w:fldCharType="separate"/>
            </w:r>
            <w:r w:rsidRPr="6B3C2267" w:rsidR="6B3C2267">
              <w:rPr>
                <w:rStyle w:val="Hyperlink"/>
              </w:rPr>
              <w:t>4</w:t>
            </w:r>
            <w:r>
              <w:fldChar w:fldCharType="end"/>
            </w:r>
          </w:hyperlink>
        </w:p>
        <w:p w:rsidR="00422E8F" w:rsidP="6B3C2267" w:rsidRDefault="00C031C9" w14:paraId="536D79D7" w14:textId="174F6549">
          <w:pPr>
            <w:pStyle w:val="TOC2"/>
            <w:tabs>
              <w:tab w:val="right" w:leader="dot" w:pos="9345"/>
            </w:tabs>
            <w:rPr>
              <w:noProof/>
            </w:rPr>
          </w:pPr>
          <w:hyperlink w:anchor="_Toc2074879356">
            <w:r w:rsidRPr="6B3C2267" w:rsidR="6B3C2267">
              <w:rPr>
                <w:rStyle w:val="Hyperlink"/>
              </w:rPr>
              <w:t>3.1 What is vTiger?</w:t>
            </w:r>
            <w:r>
              <w:tab/>
            </w:r>
            <w:r>
              <w:fldChar w:fldCharType="begin"/>
            </w:r>
            <w:r>
              <w:instrText xml:space="preserve">PAGEREF _Toc2074879356 \h</w:instrText>
            </w:r>
            <w:r>
              <w:fldChar w:fldCharType="separate"/>
            </w:r>
            <w:r w:rsidRPr="6B3C2267" w:rsidR="6B3C2267">
              <w:rPr>
                <w:rStyle w:val="Hyperlink"/>
              </w:rPr>
              <w:t>4</w:t>
            </w:r>
            <w:r>
              <w:fldChar w:fldCharType="end"/>
            </w:r>
          </w:hyperlink>
        </w:p>
        <w:p w:rsidR="00422E8F" w:rsidP="6B3C2267" w:rsidRDefault="00C031C9" w14:paraId="29E7FD81" w14:textId="17483AB0">
          <w:pPr>
            <w:pStyle w:val="TOC2"/>
            <w:tabs>
              <w:tab w:val="right" w:leader="dot" w:pos="9345"/>
            </w:tabs>
            <w:rPr>
              <w:noProof/>
            </w:rPr>
          </w:pPr>
          <w:hyperlink w:anchor="_Toc378950675">
            <w:r w:rsidRPr="6B3C2267" w:rsidR="6B3C2267">
              <w:rPr>
                <w:rStyle w:val="Hyperlink"/>
              </w:rPr>
              <w:t>3.2 Why vTiger Was Not the Right Fit for PSC</w:t>
            </w:r>
            <w:r>
              <w:tab/>
            </w:r>
            <w:r>
              <w:fldChar w:fldCharType="begin"/>
            </w:r>
            <w:r>
              <w:instrText xml:space="preserve">PAGEREF _Toc378950675 \h</w:instrText>
            </w:r>
            <w:r>
              <w:fldChar w:fldCharType="separate"/>
            </w:r>
            <w:r w:rsidRPr="6B3C2267" w:rsidR="6B3C2267">
              <w:rPr>
                <w:rStyle w:val="Hyperlink"/>
              </w:rPr>
              <w:t>4</w:t>
            </w:r>
            <w:r>
              <w:fldChar w:fldCharType="end"/>
            </w:r>
          </w:hyperlink>
        </w:p>
        <w:p w:rsidR="00422E8F" w:rsidP="6B3C2267" w:rsidRDefault="00C031C9" w14:paraId="43F513E2" w14:textId="44216071">
          <w:pPr>
            <w:pStyle w:val="TOC2"/>
            <w:tabs>
              <w:tab w:val="right" w:leader="dot" w:pos="9345"/>
            </w:tabs>
            <w:rPr>
              <w:noProof/>
            </w:rPr>
          </w:pPr>
          <w:hyperlink w:anchor="_Toc905218347">
            <w:r w:rsidRPr="6B3C2267" w:rsidR="6B3C2267">
              <w:rPr>
                <w:rStyle w:val="Hyperlink"/>
              </w:rPr>
              <w:t>3.3 Comparison: vTiger vs PSC Form Submission Tracker</w:t>
            </w:r>
            <w:r>
              <w:tab/>
            </w:r>
            <w:r>
              <w:fldChar w:fldCharType="begin"/>
            </w:r>
            <w:r>
              <w:instrText xml:space="preserve">PAGEREF _Toc905218347 \h</w:instrText>
            </w:r>
            <w:r>
              <w:fldChar w:fldCharType="separate"/>
            </w:r>
            <w:r w:rsidRPr="6B3C2267" w:rsidR="6B3C2267">
              <w:rPr>
                <w:rStyle w:val="Hyperlink"/>
              </w:rPr>
              <w:t>5</w:t>
            </w:r>
            <w:r>
              <w:fldChar w:fldCharType="end"/>
            </w:r>
          </w:hyperlink>
        </w:p>
        <w:p w:rsidR="00422E8F" w:rsidP="6B3C2267" w:rsidRDefault="00C031C9" w14:paraId="2C088CA9" w14:textId="0BCD1066">
          <w:pPr>
            <w:pStyle w:val="TOC2"/>
            <w:tabs>
              <w:tab w:val="right" w:leader="dot" w:pos="9345"/>
            </w:tabs>
            <w:rPr>
              <w:noProof/>
            </w:rPr>
          </w:pPr>
          <w:hyperlink w:anchor="_Toc1887831275">
            <w:r w:rsidRPr="6B3C2267" w:rsidR="6B3C2267">
              <w:rPr>
                <w:rStyle w:val="Hyperlink"/>
              </w:rPr>
              <w:t>3.4 Conclusion on vTiger</w:t>
            </w:r>
            <w:r>
              <w:tab/>
            </w:r>
            <w:r>
              <w:fldChar w:fldCharType="begin"/>
            </w:r>
            <w:r>
              <w:instrText xml:space="preserve">PAGEREF _Toc1887831275 \h</w:instrText>
            </w:r>
            <w:r>
              <w:fldChar w:fldCharType="separate"/>
            </w:r>
            <w:r w:rsidRPr="6B3C2267" w:rsidR="6B3C2267">
              <w:rPr>
                <w:rStyle w:val="Hyperlink"/>
              </w:rPr>
              <w:t>5</w:t>
            </w:r>
            <w:r>
              <w:fldChar w:fldCharType="end"/>
            </w:r>
          </w:hyperlink>
        </w:p>
        <w:p w:rsidR="00422E8F" w:rsidP="6B3C2267" w:rsidRDefault="00C031C9" w14:paraId="5F08F4C7" w14:textId="3D4AD107">
          <w:pPr>
            <w:pStyle w:val="TOC1"/>
            <w:tabs>
              <w:tab w:val="right" w:leader="dot" w:pos="9345"/>
            </w:tabs>
            <w:rPr>
              <w:noProof/>
            </w:rPr>
          </w:pPr>
          <w:hyperlink w:anchor="_Toc1025981950">
            <w:r w:rsidRPr="6B3C2267" w:rsidR="6B3C2267">
              <w:rPr>
                <w:rStyle w:val="Hyperlink"/>
              </w:rPr>
              <w:t>4. Proposed Solution: PSC Form Submission Tracker</w:t>
            </w:r>
            <w:r>
              <w:tab/>
            </w:r>
            <w:r>
              <w:fldChar w:fldCharType="begin"/>
            </w:r>
            <w:r>
              <w:instrText xml:space="preserve">PAGEREF _Toc1025981950 \h</w:instrText>
            </w:r>
            <w:r>
              <w:fldChar w:fldCharType="separate"/>
            </w:r>
            <w:r w:rsidRPr="6B3C2267" w:rsidR="6B3C2267">
              <w:rPr>
                <w:rStyle w:val="Hyperlink"/>
              </w:rPr>
              <w:t>6</w:t>
            </w:r>
            <w:r>
              <w:fldChar w:fldCharType="end"/>
            </w:r>
          </w:hyperlink>
        </w:p>
        <w:p w:rsidR="00422E8F" w:rsidP="6B3C2267" w:rsidRDefault="00C031C9" w14:paraId="75A357C6" w14:textId="6C59BEC9">
          <w:pPr>
            <w:pStyle w:val="TOC2"/>
            <w:tabs>
              <w:tab w:val="right" w:leader="dot" w:pos="9345"/>
            </w:tabs>
            <w:rPr>
              <w:noProof/>
            </w:rPr>
          </w:pPr>
          <w:hyperlink w:anchor="_Toc1853965999">
            <w:r w:rsidRPr="6B3C2267" w:rsidR="6B3C2267">
              <w:rPr>
                <w:rStyle w:val="Hyperlink"/>
              </w:rPr>
              <w:t>4.1 Overview</w:t>
            </w:r>
            <w:r>
              <w:tab/>
            </w:r>
            <w:r>
              <w:fldChar w:fldCharType="begin"/>
            </w:r>
            <w:r>
              <w:instrText xml:space="preserve">PAGEREF _Toc1853965999 \h</w:instrText>
            </w:r>
            <w:r>
              <w:fldChar w:fldCharType="separate"/>
            </w:r>
            <w:r w:rsidRPr="6B3C2267" w:rsidR="6B3C2267">
              <w:rPr>
                <w:rStyle w:val="Hyperlink"/>
              </w:rPr>
              <w:t>6</w:t>
            </w:r>
            <w:r>
              <w:fldChar w:fldCharType="end"/>
            </w:r>
          </w:hyperlink>
        </w:p>
        <w:p w:rsidR="00422E8F" w:rsidP="6B3C2267" w:rsidRDefault="00C031C9" w14:paraId="166B2CD6" w14:textId="04676250">
          <w:pPr>
            <w:pStyle w:val="TOC2"/>
            <w:tabs>
              <w:tab w:val="right" w:leader="dot" w:pos="9345"/>
            </w:tabs>
            <w:rPr>
              <w:noProof/>
            </w:rPr>
          </w:pPr>
          <w:hyperlink w:anchor="_Toc625135303">
            <w:r w:rsidRPr="6B3C2267" w:rsidR="6B3C2267">
              <w:rPr>
                <w:rStyle w:val="Hyperlink"/>
              </w:rPr>
              <w:t>4.2 Proposed System Architecture</w:t>
            </w:r>
            <w:r>
              <w:tab/>
            </w:r>
            <w:r>
              <w:fldChar w:fldCharType="begin"/>
            </w:r>
            <w:r>
              <w:instrText xml:space="preserve">PAGEREF _Toc625135303 \h</w:instrText>
            </w:r>
            <w:r>
              <w:fldChar w:fldCharType="separate"/>
            </w:r>
            <w:r w:rsidRPr="6B3C2267" w:rsidR="6B3C2267">
              <w:rPr>
                <w:rStyle w:val="Hyperlink"/>
              </w:rPr>
              <w:t>6</w:t>
            </w:r>
            <w:r>
              <w:fldChar w:fldCharType="end"/>
            </w:r>
          </w:hyperlink>
        </w:p>
        <w:p w:rsidR="00422E8F" w:rsidP="6B3C2267" w:rsidRDefault="00C031C9" w14:paraId="28A3C26B" w14:textId="719CBEFF">
          <w:pPr>
            <w:pStyle w:val="TOC2"/>
            <w:tabs>
              <w:tab w:val="right" w:leader="dot" w:pos="9345"/>
            </w:tabs>
            <w:rPr>
              <w:noProof/>
            </w:rPr>
          </w:pPr>
          <w:hyperlink w:anchor="_Toc1565581880">
            <w:r w:rsidRPr="6B3C2267" w:rsidR="6B3C2267">
              <w:rPr>
                <w:rStyle w:val="Hyperlink"/>
              </w:rPr>
              <w:t>4.3 Proposed User Roles</w:t>
            </w:r>
            <w:r>
              <w:tab/>
            </w:r>
            <w:r>
              <w:fldChar w:fldCharType="begin"/>
            </w:r>
            <w:r>
              <w:instrText xml:space="preserve">PAGEREF _Toc1565581880 \h</w:instrText>
            </w:r>
            <w:r>
              <w:fldChar w:fldCharType="separate"/>
            </w:r>
            <w:r w:rsidRPr="6B3C2267" w:rsidR="6B3C2267">
              <w:rPr>
                <w:rStyle w:val="Hyperlink"/>
              </w:rPr>
              <w:t>6</w:t>
            </w:r>
            <w:r>
              <w:fldChar w:fldCharType="end"/>
            </w:r>
          </w:hyperlink>
        </w:p>
        <w:p w:rsidR="00422E8F" w:rsidP="6B3C2267" w:rsidRDefault="00C031C9" w14:paraId="2D6650F3" w14:textId="46C94C34">
          <w:pPr>
            <w:pStyle w:val="TOC2"/>
            <w:tabs>
              <w:tab w:val="right" w:leader="dot" w:pos="9345"/>
            </w:tabs>
            <w:rPr>
              <w:noProof/>
            </w:rPr>
          </w:pPr>
          <w:hyperlink w:anchor="_Toc1497058811">
            <w:r w:rsidRPr="6B3C2267" w:rsidR="6B3C2267">
              <w:rPr>
                <w:rStyle w:val="Hyperlink"/>
              </w:rPr>
              <w:t>4.4 Proposed Workflow Stages</w:t>
            </w:r>
            <w:r>
              <w:tab/>
            </w:r>
            <w:r>
              <w:fldChar w:fldCharType="begin"/>
            </w:r>
            <w:r>
              <w:instrText xml:space="preserve">PAGEREF _Toc1497058811 \h</w:instrText>
            </w:r>
            <w:r>
              <w:fldChar w:fldCharType="separate"/>
            </w:r>
            <w:r w:rsidRPr="6B3C2267" w:rsidR="6B3C2267">
              <w:rPr>
                <w:rStyle w:val="Hyperlink"/>
              </w:rPr>
              <w:t>7</w:t>
            </w:r>
            <w:r>
              <w:fldChar w:fldCharType="end"/>
            </w:r>
          </w:hyperlink>
        </w:p>
        <w:p w:rsidR="00422E8F" w:rsidP="6B3C2267" w:rsidRDefault="00C031C9" w14:paraId="493C3818" w14:textId="131CC553">
          <w:pPr>
            <w:pStyle w:val="TOC2"/>
            <w:tabs>
              <w:tab w:val="right" w:leader="dot" w:pos="9345"/>
            </w:tabs>
            <w:rPr>
              <w:noProof/>
            </w:rPr>
          </w:pPr>
          <w:hyperlink w:anchor="_Toc1653082719">
            <w:r w:rsidRPr="6B3C2267" w:rsidR="6B3C2267">
              <w:rPr>
                <w:rStyle w:val="Hyperlink"/>
              </w:rPr>
              <w:t>4.5 Proposed Form Categories</w:t>
            </w:r>
            <w:r>
              <w:tab/>
            </w:r>
            <w:r>
              <w:fldChar w:fldCharType="begin"/>
            </w:r>
            <w:r>
              <w:instrText xml:space="preserve">PAGEREF _Toc1653082719 \h</w:instrText>
            </w:r>
            <w:r>
              <w:fldChar w:fldCharType="separate"/>
            </w:r>
            <w:r w:rsidRPr="6B3C2267" w:rsidR="6B3C2267">
              <w:rPr>
                <w:rStyle w:val="Hyperlink"/>
              </w:rPr>
              <w:t>10</w:t>
            </w:r>
            <w:r>
              <w:fldChar w:fldCharType="end"/>
            </w:r>
          </w:hyperlink>
        </w:p>
        <w:p w:rsidR="00422E8F" w:rsidP="6B3C2267" w:rsidRDefault="00C031C9" w14:paraId="2640C4F1" w14:textId="6D3E6BCB">
          <w:pPr>
            <w:pStyle w:val="TOC2"/>
            <w:tabs>
              <w:tab w:val="right" w:leader="dot" w:pos="9345"/>
            </w:tabs>
            <w:rPr>
              <w:noProof/>
            </w:rPr>
          </w:pPr>
          <w:hyperlink w:anchor="_Toc683633527">
            <w:r w:rsidRPr="6B3C2267" w:rsidR="6B3C2267">
              <w:rPr>
                <w:rStyle w:val="Hyperlink"/>
              </w:rPr>
              <w:t>4.6 Proposed Key Features</w:t>
            </w:r>
            <w:r>
              <w:tab/>
            </w:r>
            <w:r>
              <w:fldChar w:fldCharType="begin"/>
            </w:r>
            <w:r>
              <w:instrText xml:space="preserve">PAGEREF _Toc683633527 \h</w:instrText>
            </w:r>
            <w:r>
              <w:fldChar w:fldCharType="separate"/>
            </w:r>
            <w:r w:rsidRPr="6B3C2267" w:rsidR="6B3C2267">
              <w:rPr>
                <w:rStyle w:val="Hyperlink"/>
              </w:rPr>
              <w:t>10</w:t>
            </w:r>
            <w:r>
              <w:fldChar w:fldCharType="end"/>
            </w:r>
          </w:hyperlink>
        </w:p>
        <w:p w:rsidR="00422E8F" w:rsidP="6B3C2267" w:rsidRDefault="00C031C9" w14:paraId="1DD00B53" w14:textId="62F607A3">
          <w:pPr>
            <w:pStyle w:val="TOC3"/>
            <w:tabs>
              <w:tab w:val="right" w:leader="dot" w:pos="9345"/>
            </w:tabs>
            <w:rPr>
              <w:noProof/>
            </w:rPr>
          </w:pPr>
          <w:hyperlink w:anchor="_Toc394516748">
            <w:r w:rsidRPr="6B3C2267" w:rsidR="6B3C2267">
              <w:rPr>
                <w:rStyle w:val="Hyperlink"/>
              </w:rPr>
              <w:t>4.6.1 Dashboard</w:t>
            </w:r>
            <w:r>
              <w:tab/>
            </w:r>
            <w:r>
              <w:fldChar w:fldCharType="begin"/>
            </w:r>
            <w:r>
              <w:instrText xml:space="preserve">PAGEREF _Toc394516748 \h</w:instrText>
            </w:r>
            <w:r>
              <w:fldChar w:fldCharType="separate"/>
            </w:r>
            <w:r w:rsidRPr="6B3C2267" w:rsidR="6B3C2267">
              <w:rPr>
                <w:rStyle w:val="Hyperlink"/>
              </w:rPr>
              <w:t>11</w:t>
            </w:r>
            <w:r>
              <w:fldChar w:fldCharType="end"/>
            </w:r>
          </w:hyperlink>
        </w:p>
        <w:p w:rsidR="00422E8F" w:rsidP="6B3C2267" w:rsidRDefault="00C031C9" w14:paraId="514F245A" w14:textId="19BB8DE4">
          <w:pPr>
            <w:pStyle w:val="TOC3"/>
            <w:tabs>
              <w:tab w:val="right" w:leader="dot" w:pos="9345"/>
            </w:tabs>
            <w:rPr>
              <w:noProof/>
            </w:rPr>
          </w:pPr>
          <w:hyperlink w:anchor="_Toc645938579">
            <w:r w:rsidRPr="6B3C2267" w:rsidR="6B3C2267">
              <w:rPr>
                <w:rStyle w:val="Hyperlink"/>
              </w:rPr>
              <w:t>4.6.2 Submission Log</w:t>
            </w:r>
            <w:r>
              <w:tab/>
            </w:r>
            <w:r>
              <w:fldChar w:fldCharType="begin"/>
            </w:r>
            <w:r>
              <w:instrText xml:space="preserve">PAGEREF _Toc645938579 \h</w:instrText>
            </w:r>
            <w:r>
              <w:fldChar w:fldCharType="separate"/>
            </w:r>
            <w:r w:rsidRPr="6B3C2267" w:rsidR="6B3C2267">
              <w:rPr>
                <w:rStyle w:val="Hyperlink"/>
              </w:rPr>
              <w:t>11</w:t>
            </w:r>
            <w:r>
              <w:fldChar w:fldCharType="end"/>
            </w:r>
          </w:hyperlink>
        </w:p>
        <w:p w:rsidR="00422E8F" w:rsidP="6B3C2267" w:rsidRDefault="00C031C9" w14:paraId="6432692F" w14:textId="124F1F1D">
          <w:pPr>
            <w:pStyle w:val="TOC3"/>
            <w:tabs>
              <w:tab w:val="right" w:leader="dot" w:pos="9345"/>
            </w:tabs>
            <w:rPr>
              <w:noProof/>
            </w:rPr>
          </w:pPr>
          <w:hyperlink w:anchor="_Toc1090836858">
            <w:r w:rsidRPr="6B3C2267" w:rsidR="6B3C2267">
              <w:rPr>
                <w:rStyle w:val="Hyperlink"/>
              </w:rPr>
              <w:t>4.6.3 Submission Detail and Audit Trail</w:t>
            </w:r>
            <w:r>
              <w:tab/>
            </w:r>
            <w:r>
              <w:fldChar w:fldCharType="begin"/>
            </w:r>
            <w:r>
              <w:instrText xml:space="preserve">PAGEREF _Toc1090836858 \h</w:instrText>
            </w:r>
            <w:r>
              <w:fldChar w:fldCharType="separate"/>
            </w:r>
            <w:r w:rsidRPr="6B3C2267" w:rsidR="6B3C2267">
              <w:rPr>
                <w:rStyle w:val="Hyperlink"/>
              </w:rPr>
              <w:t>11</w:t>
            </w:r>
            <w:r>
              <w:fldChar w:fldCharType="end"/>
            </w:r>
          </w:hyperlink>
        </w:p>
        <w:p w:rsidR="00422E8F" w:rsidP="6B3C2267" w:rsidRDefault="00C031C9" w14:paraId="7CFA1DC4" w14:textId="6EF8EE81">
          <w:pPr>
            <w:pStyle w:val="TOC3"/>
            <w:tabs>
              <w:tab w:val="right" w:leader="dot" w:pos="9345"/>
            </w:tabs>
            <w:rPr>
              <w:noProof/>
            </w:rPr>
          </w:pPr>
          <w:hyperlink w:anchor="_Toc155500298">
            <w:r w:rsidRPr="6B3C2267" w:rsidR="6B3C2267">
              <w:rPr>
                <w:rStyle w:val="Hyperlink"/>
              </w:rPr>
              <w:t>4.6.4 Reports</w:t>
            </w:r>
            <w:r>
              <w:tab/>
            </w:r>
            <w:r>
              <w:fldChar w:fldCharType="begin"/>
            </w:r>
            <w:r>
              <w:instrText xml:space="preserve">PAGEREF _Toc155500298 \h</w:instrText>
            </w:r>
            <w:r>
              <w:fldChar w:fldCharType="separate"/>
            </w:r>
            <w:r w:rsidRPr="6B3C2267" w:rsidR="6B3C2267">
              <w:rPr>
                <w:rStyle w:val="Hyperlink"/>
              </w:rPr>
              <w:t>11</w:t>
            </w:r>
            <w:r>
              <w:fldChar w:fldCharType="end"/>
            </w:r>
          </w:hyperlink>
        </w:p>
        <w:p w:rsidR="00422E8F" w:rsidP="6B3C2267" w:rsidRDefault="00C031C9" w14:paraId="2254E569" w14:textId="21F15F4F">
          <w:pPr>
            <w:pStyle w:val="TOC3"/>
            <w:tabs>
              <w:tab w:val="right" w:leader="dot" w:pos="9345"/>
            </w:tabs>
            <w:rPr>
              <w:noProof/>
            </w:rPr>
          </w:pPr>
          <w:hyperlink w:anchor="_Toc738188088">
            <w:r w:rsidRPr="6B3C2267" w:rsidR="6B3C2267">
              <w:rPr>
                <w:rStyle w:val="Hyperlink"/>
              </w:rPr>
              <w:t>4.6.5 Role-Based Access Control</w:t>
            </w:r>
            <w:r>
              <w:tab/>
            </w:r>
            <w:r>
              <w:fldChar w:fldCharType="begin"/>
            </w:r>
            <w:r>
              <w:instrText xml:space="preserve">PAGEREF _Toc738188088 \h</w:instrText>
            </w:r>
            <w:r>
              <w:fldChar w:fldCharType="separate"/>
            </w:r>
            <w:r w:rsidRPr="6B3C2267" w:rsidR="6B3C2267">
              <w:rPr>
                <w:rStyle w:val="Hyperlink"/>
              </w:rPr>
              <w:t>11</w:t>
            </w:r>
            <w:r>
              <w:fldChar w:fldCharType="end"/>
            </w:r>
          </w:hyperlink>
        </w:p>
        <w:p w:rsidR="00422E8F" w:rsidP="6B3C2267" w:rsidRDefault="00C031C9" w14:paraId="2DF1B4B4" w14:textId="087AC010">
          <w:pPr>
            <w:pStyle w:val="TOC3"/>
            <w:tabs>
              <w:tab w:val="right" w:leader="dot" w:pos="9345"/>
            </w:tabs>
            <w:rPr>
              <w:noProof/>
            </w:rPr>
          </w:pPr>
          <w:hyperlink w:anchor="_Toc1433971384">
            <w:r w:rsidRPr="6B3C2267" w:rsidR="6B3C2267">
              <w:rPr>
                <w:rStyle w:val="Hyperlink"/>
              </w:rPr>
              <w:t>4.6.6 21-Working-Day Compliance Tracking</w:t>
            </w:r>
            <w:r>
              <w:tab/>
            </w:r>
            <w:r>
              <w:fldChar w:fldCharType="begin"/>
            </w:r>
            <w:r>
              <w:instrText xml:space="preserve">PAGEREF _Toc1433971384 \h</w:instrText>
            </w:r>
            <w:r>
              <w:fldChar w:fldCharType="separate"/>
            </w:r>
            <w:r w:rsidRPr="6B3C2267" w:rsidR="6B3C2267">
              <w:rPr>
                <w:rStyle w:val="Hyperlink"/>
              </w:rPr>
              <w:t>11</w:t>
            </w:r>
            <w:r>
              <w:fldChar w:fldCharType="end"/>
            </w:r>
          </w:hyperlink>
        </w:p>
        <w:p w:rsidR="00422E8F" w:rsidP="6B3C2267" w:rsidRDefault="00C031C9" w14:paraId="2CAE22C7" w14:textId="0BAEE698">
          <w:pPr>
            <w:pStyle w:val="TOC3"/>
            <w:tabs>
              <w:tab w:val="right" w:leader="dot" w:pos="9345"/>
            </w:tabs>
            <w:rPr>
              <w:noProof/>
            </w:rPr>
          </w:pPr>
          <w:hyperlink w:anchor="_Toc1859329572">
            <w:r w:rsidRPr="6B3C2267" w:rsidR="6B3C2267">
              <w:rPr>
                <w:rStyle w:val="Hyperlink"/>
              </w:rPr>
              <w:t>4.6.7 Artificial intelligence (AI) assistance (Phase 3)</w:t>
            </w:r>
            <w:r>
              <w:tab/>
            </w:r>
            <w:r>
              <w:fldChar w:fldCharType="begin"/>
            </w:r>
            <w:r>
              <w:instrText xml:space="preserve">PAGEREF _Toc1859329572 \h</w:instrText>
            </w:r>
            <w:r>
              <w:fldChar w:fldCharType="separate"/>
            </w:r>
            <w:r w:rsidRPr="6B3C2267" w:rsidR="6B3C2267">
              <w:rPr>
                <w:rStyle w:val="Hyperlink"/>
              </w:rPr>
              <w:t>11</w:t>
            </w:r>
            <w:r>
              <w:fldChar w:fldCharType="end"/>
            </w:r>
          </w:hyperlink>
        </w:p>
        <w:p w:rsidR="00422E8F" w:rsidP="6B3C2267" w:rsidRDefault="00C031C9" w14:paraId="2F78E76A" w14:textId="733DCE76">
          <w:pPr>
            <w:pStyle w:val="TOC1"/>
            <w:tabs>
              <w:tab w:val="right" w:leader="dot" w:pos="9345"/>
            </w:tabs>
            <w:rPr>
              <w:noProof/>
            </w:rPr>
          </w:pPr>
          <w:hyperlink w:anchor="_Toc138585826">
            <w:r w:rsidRPr="6B3C2267" w:rsidR="6B3C2267">
              <w:rPr>
                <w:rStyle w:val="Hyperlink"/>
              </w:rPr>
              <w:t>5. Phase 3 — AI integration: AI assistance for PSC officers</w:t>
            </w:r>
            <w:r>
              <w:tab/>
            </w:r>
            <w:r>
              <w:fldChar w:fldCharType="begin"/>
            </w:r>
            <w:r>
              <w:instrText xml:space="preserve">PAGEREF _Toc138585826 \h</w:instrText>
            </w:r>
            <w:r>
              <w:fldChar w:fldCharType="separate"/>
            </w:r>
            <w:r w:rsidRPr="6B3C2267" w:rsidR="6B3C2267">
              <w:rPr>
                <w:rStyle w:val="Hyperlink"/>
              </w:rPr>
              <w:t>12</w:t>
            </w:r>
            <w:r>
              <w:fldChar w:fldCharType="end"/>
            </w:r>
          </w:hyperlink>
        </w:p>
        <w:p w:rsidR="00422E8F" w:rsidP="6B3C2267" w:rsidRDefault="00C031C9" w14:paraId="4C528D0C" w14:textId="66348FC1">
          <w:pPr>
            <w:pStyle w:val="TOC2"/>
            <w:tabs>
              <w:tab w:val="right" w:leader="dot" w:pos="9345"/>
            </w:tabs>
            <w:rPr>
              <w:noProof/>
            </w:rPr>
          </w:pPr>
          <w:hyperlink w:anchor="_Toc1672639822">
            <w:r w:rsidRPr="6B3C2267" w:rsidR="6B3C2267">
              <w:rPr>
                <w:rStyle w:val="Hyperlink"/>
              </w:rPr>
              <w:t>5.1 Feature 1: Completeness Check</w:t>
            </w:r>
            <w:r>
              <w:tab/>
            </w:r>
            <w:r>
              <w:fldChar w:fldCharType="begin"/>
            </w:r>
            <w:r>
              <w:instrText xml:space="preserve">PAGEREF _Toc1672639822 \h</w:instrText>
            </w:r>
            <w:r>
              <w:fldChar w:fldCharType="separate"/>
            </w:r>
            <w:r w:rsidRPr="6B3C2267" w:rsidR="6B3C2267">
              <w:rPr>
                <w:rStyle w:val="Hyperlink"/>
              </w:rPr>
              <w:t>12</w:t>
            </w:r>
            <w:r>
              <w:fldChar w:fldCharType="end"/>
            </w:r>
          </w:hyperlink>
        </w:p>
        <w:p w:rsidR="00422E8F" w:rsidP="6B3C2267" w:rsidRDefault="00C031C9" w14:paraId="15F9E066" w14:textId="638EF7E1">
          <w:pPr>
            <w:pStyle w:val="TOC2"/>
            <w:tabs>
              <w:tab w:val="right" w:leader="dot" w:pos="9345"/>
            </w:tabs>
            <w:rPr>
              <w:noProof/>
            </w:rPr>
          </w:pPr>
          <w:hyperlink w:anchor="_Toc1261605868">
            <w:r w:rsidRPr="6B3C2267" w:rsidR="6B3C2267">
              <w:rPr>
                <w:rStyle w:val="Hyperlink"/>
              </w:rPr>
              <w:t>5.2 Feature 2: Draft Formal Letter</w:t>
            </w:r>
            <w:r>
              <w:tab/>
            </w:r>
            <w:r>
              <w:fldChar w:fldCharType="begin"/>
            </w:r>
            <w:r>
              <w:instrText xml:space="preserve">PAGEREF _Toc1261605868 \h</w:instrText>
            </w:r>
            <w:r>
              <w:fldChar w:fldCharType="separate"/>
            </w:r>
            <w:r w:rsidRPr="6B3C2267" w:rsidR="6B3C2267">
              <w:rPr>
                <w:rStyle w:val="Hyperlink"/>
              </w:rPr>
              <w:t>12</w:t>
            </w:r>
            <w:r>
              <w:fldChar w:fldCharType="end"/>
            </w:r>
          </w:hyperlink>
        </w:p>
        <w:p w:rsidR="00422E8F" w:rsidP="6B3C2267" w:rsidRDefault="00C031C9" w14:paraId="2E227722" w14:textId="53C9BB9D">
          <w:pPr>
            <w:pStyle w:val="TOC2"/>
            <w:tabs>
              <w:tab w:val="right" w:leader="dot" w:pos="9345"/>
            </w:tabs>
            <w:rPr>
              <w:noProof/>
            </w:rPr>
          </w:pPr>
          <w:hyperlink w:anchor="_Toc572869947">
            <w:r w:rsidRPr="6B3C2267" w:rsidR="6B3C2267">
              <w:rPr>
                <w:rStyle w:val="Hyperlink"/>
              </w:rPr>
              <w:t>5.3 Feature 3: Assessment Memorandum</w:t>
            </w:r>
            <w:r>
              <w:tab/>
            </w:r>
            <w:r>
              <w:fldChar w:fldCharType="begin"/>
            </w:r>
            <w:r>
              <w:instrText xml:space="preserve">PAGEREF _Toc572869947 \h</w:instrText>
            </w:r>
            <w:r>
              <w:fldChar w:fldCharType="separate"/>
            </w:r>
            <w:r w:rsidRPr="6B3C2267" w:rsidR="6B3C2267">
              <w:rPr>
                <w:rStyle w:val="Hyperlink"/>
              </w:rPr>
              <w:t>12</w:t>
            </w:r>
            <w:r>
              <w:fldChar w:fldCharType="end"/>
            </w:r>
          </w:hyperlink>
        </w:p>
        <w:p w:rsidR="00422E8F" w:rsidP="6B3C2267" w:rsidRDefault="00C031C9" w14:paraId="7B41112A" w14:textId="18F8D973">
          <w:pPr>
            <w:pStyle w:val="TOC2"/>
            <w:tabs>
              <w:tab w:val="right" w:leader="dot" w:pos="9345"/>
            </w:tabs>
            <w:rPr>
              <w:noProof/>
            </w:rPr>
          </w:pPr>
          <w:hyperlink w:anchor="_Toc460650501">
            <w:r w:rsidRPr="6B3C2267" w:rsidR="6B3C2267">
              <w:rPr>
                <w:rStyle w:val="Hyperlink"/>
              </w:rPr>
              <w:t>5.4 Feature 4: Commission Agenda Briefing Paragraph</w:t>
            </w:r>
            <w:r>
              <w:tab/>
            </w:r>
            <w:r>
              <w:fldChar w:fldCharType="begin"/>
            </w:r>
            <w:r>
              <w:instrText xml:space="preserve">PAGEREF _Toc460650501 \h</w:instrText>
            </w:r>
            <w:r>
              <w:fldChar w:fldCharType="separate"/>
            </w:r>
            <w:r w:rsidRPr="6B3C2267" w:rsidR="6B3C2267">
              <w:rPr>
                <w:rStyle w:val="Hyperlink"/>
              </w:rPr>
              <w:t>13</w:t>
            </w:r>
            <w:r>
              <w:fldChar w:fldCharType="end"/>
            </w:r>
          </w:hyperlink>
        </w:p>
        <w:p w:rsidR="00422E8F" w:rsidP="6B3C2267" w:rsidRDefault="00C031C9" w14:paraId="0A3C72D8" w14:textId="2942A044">
          <w:pPr>
            <w:pStyle w:val="TOC2"/>
            <w:tabs>
              <w:tab w:val="right" w:leader="dot" w:pos="9345"/>
            </w:tabs>
            <w:rPr>
              <w:noProof/>
            </w:rPr>
          </w:pPr>
          <w:hyperlink w:anchor="_Toc16869225">
            <w:r w:rsidRPr="6B3C2267" w:rsidR="6B3C2267">
              <w:rPr>
                <w:rStyle w:val="Hyperlink"/>
              </w:rPr>
              <w:t>5.5 Feature 5: Natural Language Search</w:t>
            </w:r>
            <w:r>
              <w:tab/>
            </w:r>
            <w:r>
              <w:fldChar w:fldCharType="begin"/>
            </w:r>
            <w:r>
              <w:instrText xml:space="preserve">PAGEREF _Toc16869225 \h</w:instrText>
            </w:r>
            <w:r>
              <w:fldChar w:fldCharType="separate"/>
            </w:r>
            <w:r w:rsidRPr="6B3C2267" w:rsidR="6B3C2267">
              <w:rPr>
                <w:rStyle w:val="Hyperlink"/>
              </w:rPr>
              <w:t>13</w:t>
            </w:r>
            <w:r>
              <w:fldChar w:fldCharType="end"/>
            </w:r>
          </w:hyperlink>
        </w:p>
        <w:p w:rsidR="00422E8F" w:rsidP="6B3C2267" w:rsidRDefault="00C031C9" w14:paraId="4C0E823D" w14:textId="2253C981">
          <w:pPr>
            <w:pStyle w:val="TOC2"/>
            <w:tabs>
              <w:tab w:val="right" w:leader="dot" w:pos="9345"/>
            </w:tabs>
            <w:rPr>
              <w:noProof/>
            </w:rPr>
          </w:pPr>
          <w:hyperlink w:anchor="_Toc677436387">
            <w:r w:rsidRPr="6B3C2267" w:rsidR="6B3C2267">
              <w:rPr>
                <w:rStyle w:val="Hyperlink"/>
              </w:rPr>
              <w:t>5.6 Feature 6: Natural Language Reports, Dashboard Insights, and Charts</w:t>
            </w:r>
            <w:r>
              <w:tab/>
            </w:r>
            <w:r>
              <w:fldChar w:fldCharType="begin"/>
            </w:r>
            <w:r>
              <w:instrText xml:space="preserve">PAGEREF _Toc677436387 \h</w:instrText>
            </w:r>
            <w:r>
              <w:fldChar w:fldCharType="separate"/>
            </w:r>
            <w:r w:rsidRPr="6B3C2267" w:rsidR="6B3C2267">
              <w:rPr>
                <w:rStyle w:val="Hyperlink"/>
              </w:rPr>
              <w:t>13</w:t>
            </w:r>
            <w:r>
              <w:fldChar w:fldCharType="end"/>
            </w:r>
          </w:hyperlink>
        </w:p>
        <w:p w:rsidR="00422E8F" w:rsidP="6B3C2267" w:rsidRDefault="00C031C9" w14:paraId="63A739B8" w14:textId="262EA9A3">
          <w:pPr>
            <w:pStyle w:val="TOC2"/>
            <w:tabs>
              <w:tab w:val="right" w:leader="dot" w:pos="9345"/>
            </w:tabs>
            <w:rPr>
              <w:noProof/>
            </w:rPr>
          </w:pPr>
          <w:hyperlink w:anchor="_Toc1283066966">
            <w:r w:rsidRPr="6B3C2267" w:rsidR="6B3C2267">
              <w:rPr>
                <w:rStyle w:val="Hyperlink"/>
              </w:rPr>
              <w:t>5.7 Feature 7: Weekly Management Digest</w:t>
            </w:r>
            <w:r>
              <w:tab/>
            </w:r>
            <w:r>
              <w:fldChar w:fldCharType="begin"/>
            </w:r>
            <w:r>
              <w:instrText xml:space="preserve">PAGEREF _Toc1283066966 \h</w:instrText>
            </w:r>
            <w:r>
              <w:fldChar w:fldCharType="separate"/>
            </w:r>
            <w:r w:rsidRPr="6B3C2267" w:rsidR="6B3C2267">
              <w:rPr>
                <w:rStyle w:val="Hyperlink"/>
              </w:rPr>
              <w:t>14</w:t>
            </w:r>
            <w:r>
              <w:fldChar w:fldCharType="end"/>
            </w:r>
          </w:hyperlink>
        </w:p>
        <w:p w:rsidR="00422E8F" w:rsidP="6B3C2267" w:rsidRDefault="00C031C9" w14:paraId="215E46B3" w14:textId="2E3C5505">
          <w:pPr>
            <w:pStyle w:val="TOC2"/>
            <w:tabs>
              <w:tab w:val="right" w:leader="dot" w:pos="9345"/>
            </w:tabs>
            <w:rPr>
              <w:noProof/>
            </w:rPr>
          </w:pPr>
          <w:hyperlink w:anchor="_Toc721971329">
            <w:r w:rsidRPr="6B3C2267" w:rsidR="6B3C2267">
              <w:rPr>
                <w:rStyle w:val="Hyperlink"/>
              </w:rPr>
              <w:t>5.8 What the AI Does Not Do</w:t>
            </w:r>
            <w:r>
              <w:tab/>
            </w:r>
            <w:r>
              <w:fldChar w:fldCharType="begin"/>
            </w:r>
            <w:r>
              <w:instrText xml:space="preserve">PAGEREF _Toc721971329 \h</w:instrText>
            </w:r>
            <w:r>
              <w:fldChar w:fldCharType="separate"/>
            </w:r>
            <w:r w:rsidRPr="6B3C2267" w:rsidR="6B3C2267">
              <w:rPr>
                <w:rStyle w:val="Hyperlink"/>
              </w:rPr>
              <w:t>14</w:t>
            </w:r>
            <w:r>
              <w:fldChar w:fldCharType="end"/>
            </w:r>
          </w:hyperlink>
        </w:p>
        <w:p w:rsidR="00422E8F" w:rsidP="6B3C2267" w:rsidRDefault="00C031C9" w14:paraId="38CB085C" w14:textId="3F71B079">
          <w:pPr>
            <w:pStyle w:val="TOC2"/>
            <w:tabs>
              <w:tab w:val="right" w:leader="dot" w:pos="9345"/>
            </w:tabs>
            <w:rPr>
              <w:noProof/>
            </w:rPr>
          </w:pPr>
          <w:hyperlink w:anchor="_Toc1628350768">
            <w:r w:rsidRPr="6B3C2267" w:rsidR="6B3C2267">
              <w:rPr>
                <w:rStyle w:val="Hyperlink"/>
              </w:rPr>
              <w:t>5.9 Summary of AI Features</w:t>
            </w:r>
            <w:r>
              <w:tab/>
            </w:r>
            <w:r>
              <w:fldChar w:fldCharType="begin"/>
            </w:r>
            <w:r>
              <w:instrText xml:space="preserve">PAGEREF _Toc1628350768 \h</w:instrText>
            </w:r>
            <w:r>
              <w:fldChar w:fldCharType="separate"/>
            </w:r>
            <w:r w:rsidRPr="6B3C2267" w:rsidR="6B3C2267">
              <w:rPr>
                <w:rStyle w:val="Hyperlink"/>
              </w:rPr>
              <w:t>14</w:t>
            </w:r>
            <w:r>
              <w:fldChar w:fldCharType="end"/>
            </w:r>
          </w:hyperlink>
        </w:p>
        <w:p w:rsidR="00422E8F" w:rsidP="6B3C2267" w:rsidRDefault="00C031C9" w14:paraId="600C8843" w14:textId="6779A6BA">
          <w:pPr>
            <w:pStyle w:val="TOC1"/>
            <w:tabs>
              <w:tab w:val="right" w:leader="dot" w:pos="9345"/>
            </w:tabs>
            <w:rPr>
              <w:noProof/>
            </w:rPr>
          </w:pPr>
          <w:hyperlink w:anchor="_Toc611932444">
            <w:r w:rsidRPr="6B3C2267" w:rsidR="6B3C2267">
              <w:rPr>
                <w:rStyle w:val="Hyperlink"/>
              </w:rPr>
              <w:t>6. Prioritised Gaps in the Current Process</w:t>
            </w:r>
            <w:r>
              <w:tab/>
            </w:r>
            <w:r>
              <w:fldChar w:fldCharType="begin"/>
            </w:r>
            <w:r>
              <w:instrText xml:space="preserve">PAGEREF _Toc611932444 \h</w:instrText>
            </w:r>
            <w:r>
              <w:fldChar w:fldCharType="separate"/>
            </w:r>
            <w:r w:rsidRPr="6B3C2267" w:rsidR="6B3C2267">
              <w:rPr>
                <w:rStyle w:val="Hyperlink"/>
              </w:rPr>
              <w:t>15</w:t>
            </w:r>
            <w:r>
              <w:fldChar w:fldCharType="end"/>
            </w:r>
          </w:hyperlink>
        </w:p>
        <w:p w:rsidR="00422E8F" w:rsidP="6B3C2267" w:rsidRDefault="00C031C9" w14:paraId="5BD4602F" w14:textId="0ED09141">
          <w:pPr>
            <w:pStyle w:val="TOC2"/>
            <w:tabs>
              <w:tab w:val="right" w:leader="dot" w:pos="9345"/>
            </w:tabs>
            <w:rPr>
              <w:noProof/>
            </w:rPr>
          </w:pPr>
          <w:hyperlink w:anchor="_Toc352048719">
            <w:r w:rsidRPr="6B3C2267" w:rsidR="6B3C2267">
              <w:rPr>
                <w:rStyle w:val="Hyperlink"/>
              </w:rPr>
              <w:t>6.1 Priority 1 — No Centralised Record of Received Forms (Critical)</w:t>
            </w:r>
            <w:r>
              <w:tab/>
            </w:r>
            <w:r>
              <w:fldChar w:fldCharType="begin"/>
            </w:r>
            <w:r>
              <w:instrText xml:space="preserve">PAGEREF _Toc352048719 \h</w:instrText>
            </w:r>
            <w:r>
              <w:fldChar w:fldCharType="separate"/>
            </w:r>
            <w:r w:rsidRPr="6B3C2267" w:rsidR="6B3C2267">
              <w:rPr>
                <w:rStyle w:val="Hyperlink"/>
              </w:rPr>
              <w:t>15</w:t>
            </w:r>
            <w:r>
              <w:fldChar w:fldCharType="end"/>
            </w:r>
          </w:hyperlink>
        </w:p>
        <w:p w:rsidR="00422E8F" w:rsidP="6B3C2267" w:rsidRDefault="00C031C9" w14:paraId="7D7ACFD9" w14:textId="5E3E05D4">
          <w:pPr>
            <w:pStyle w:val="TOC2"/>
            <w:tabs>
              <w:tab w:val="right" w:leader="dot" w:pos="9345"/>
            </w:tabs>
            <w:rPr>
              <w:noProof/>
            </w:rPr>
          </w:pPr>
          <w:hyperlink w:anchor="_Toc1770224380">
            <w:r w:rsidRPr="6B3C2267" w:rsidR="6B3C2267">
              <w:rPr>
                <w:rStyle w:val="Hyperlink"/>
              </w:rPr>
              <w:t>6.2 Priority 2 — 21-Working-Day Window Not Systematically Monitored (Critical)</w:t>
            </w:r>
            <w:r>
              <w:tab/>
            </w:r>
            <w:r>
              <w:fldChar w:fldCharType="begin"/>
            </w:r>
            <w:r>
              <w:instrText xml:space="preserve">PAGEREF _Toc1770224380 \h</w:instrText>
            </w:r>
            <w:r>
              <w:fldChar w:fldCharType="separate"/>
            </w:r>
            <w:r w:rsidRPr="6B3C2267" w:rsidR="6B3C2267">
              <w:rPr>
                <w:rStyle w:val="Hyperlink"/>
              </w:rPr>
              <w:t>15</w:t>
            </w:r>
            <w:r>
              <w:fldChar w:fldCharType="end"/>
            </w:r>
          </w:hyperlink>
        </w:p>
        <w:p w:rsidR="00422E8F" w:rsidP="6B3C2267" w:rsidRDefault="00C031C9" w14:paraId="6B84C3CC" w14:textId="243B8E76">
          <w:pPr>
            <w:pStyle w:val="TOC2"/>
            <w:tabs>
              <w:tab w:val="right" w:leader="dot" w:pos="9345"/>
            </w:tabs>
            <w:rPr>
              <w:noProof/>
            </w:rPr>
          </w:pPr>
          <w:hyperlink w:anchor="_Toc513613612">
            <w:r w:rsidRPr="6B3C2267" w:rsidR="6B3C2267">
              <w:rPr>
                <w:rStyle w:val="Hyperlink"/>
              </w:rPr>
              <w:t>6.3 Priority 3 — Ministries Cannot Track Their Own Submissions (High)</w:t>
            </w:r>
            <w:r>
              <w:tab/>
            </w:r>
            <w:r>
              <w:fldChar w:fldCharType="begin"/>
            </w:r>
            <w:r>
              <w:instrText xml:space="preserve">PAGEREF _Toc513613612 \h</w:instrText>
            </w:r>
            <w:r>
              <w:fldChar w:fldCharType="separate"/>
            </w:r>
            <w:r w:rsidRPr="6B3C2267" w:rsidR="6B3C2267">
              <w:rPr>
                <w:rStyle w:val="Hyperlink"/>
              </w:rPr>
              <w:t>15</w:t>
            </w:r>
            <w:r>
              <w:fldChar w:fldCharType="end"/>
            </w:r>
          </w:hyperlink>
        </w:p>
        <w:p w:rsidR="00422E8F" w:rsidP="6B3C2267" w:rsidRDefault="00C031C9" w14:paraId="5F584EA3" w14:textId="29C807CC">
          <w:pPr>
            <w:pStyle w:val="TOC2"/>
            <w:tabs>
              <w:tab w:val="right" w:leader="dot" w:pos="9345"/>
            </w:tabs>
            <w:rPr>
              <w:noProof/>
            </w:rPr>
          </w:pPr>
          <w:hyperlink w:anchor="_Toc962105361">
            <w:r w:rsidRPr="6B3C2267" w:rsidR="6B3C2267">
              <w:rPr>
                <w:rStyle w:val="Hyperlink"/>
              </w:rPr>
              <w:t>6.4 Priority 4 — No Audit Trail of Decisions (High)</w:t>
            </w:r>
            <w:r>
              <w:tab/>
            </w:r>
            <w:r>
              <w:fldChar w:fldCharType="begin"/>
            </w:r>
            <w:r>
              <w:instrText xml:space="preserve">PAGEREF _Toc962105361 \h</w:instrText>
            </w:r>
            <w:r>
              <w:fldChar w:fldCharType="separate"/>
            </w:r>
            <w:r w:rsidRPr="6B3C2267" w:rsidR="6B3C2267">
              <w:rPr>
                <w:rStyle w:val="Hyperlink"/>
              </w:rPr>
              <w:t>15</w:t>
            </w:r>
            <w:r>
              <w:fldChar w:fldCharType="end"/>
            </w:r>
          </w:hyperlink>
        </w:p>
        <w:p w:rsidR="00422E8F" w:rsidP="6B3C2267" w:rsidRDefault="00C031C9" w14:paraId="59CDA1D9" w14:textId="2CA56322">
          <w:pPr>
            <w:pStyle w:val="TOC2"/>
            <w:tabs>
              <w:tab w:val="right" w:leader="dot" w:pos="9345"/>
            </w:tabs>
            <w:rPr>
              <w:noProof/>
            </w:rPr>
          </w:pPr>
          <w:hyperlink w:anchor="_Toc555152722">
            <w:r w:rsidRPr="6B3C2267" w:rsidR="6B3C2267">
              <w:rPr>
                <w:rStyle w:val="Hyperlink"/>
              </w:rPr>
              <w:t>6.5 Priority 5 — No Aggregated Reporting Capability (Medium)</w:t>
            </w:r>
            <w:r>
              <w:tab/>
            </w:r>
            <w:r>
              <w:fldChar w:fldCharType="begin"/>
            </w:r>
            <w:r>
              <w:instrText xml:space="preserve">PAGEREF _Toc555152722 \h</w:instrText>
            </w:r>
            <w:r>
              <w:fldChar w:fldCharType="separate"/>
            </w:r>
            <w:r w:rsidRPr="6B3C2267" w:rsidR="6B3C2267">
              <w:rPr>
                <w:rStyle w:val="Hyperlink"/>
              </w:rPr>
              <w:t>16</w:t>
            </w:r>
            <w:r>
              <w:fldChar w:fldCharType="end"/>
            </w:r>
          </w:hyperlink>
        </w:p>
        <w:p w:rsidR="00422E8F" w:rsidP="6B3C2267" w:rsidRDefault="00C031C9" w14:paraId="40C6EB7B" w14:textId="369A8C45">
          <w:pPr>
            <w:pStyle w:val="TOC2"/>
            <w:tabs>
              <w:tab w:val="right" w:leader="dot" w:pos="9345"/>
            </w:tabs>
            <w:rPr>
              <w:noProof/>
            </w:rPr>
          </w:pPr>
          <w:hyperlink w:anchor="_Toc712780006">
            <w:r w:rsidRPr="6B3C2267" w:rsidR="6B3C2267">
              <w:rPr>
                <w:rStyle w:val="Hyperlink"/>
              </w:rPr>
              <w:t>6.6 Priority 6 — Risk of Lost or Unacknowledged Forms (Medium)</w:t>
            </w:r>
            <w:r>
              <w:tab/>
            </w:r>
            <w:r>
              <w:fldChar w:fldCharType="begin"/>
            </w:r>
            <w:r>
              <w:instrText xml:space="preserve">PAGEREF _Toc712780006 \h</w:instrText>
            </w:r>
            <w:r>
              <w:fldChar w:fldCharType="separate"/>
            </w:r>
            <w:r w:rsidRPr="6B3C2267" w:rsidR="6B3C2267">
              <w:rPr>
                <w:rStyle w:val="Hyperlink"/>
              </w:rPr>
              <w:t>16</w:t>
            </w:r>
            <w:r>
              <w:fldChar w:fldCharType="end"/>
            </w:r>
          </w:hyperlink>
        </w:p>
        <w:p w:rsidR="00422E8F" w:rsidP="6B3C2267" w:rsidRDefault="00C031C9" w14:paraId="2A44ABDF" w14:textId="57853518">
          <w:pPr>
            <w:pStyle w:val="TOC1"/>
            <w:tabs>
              <w:tab w:val="right" w:leader="dot" w:pos="9345"/>
            </w:tabs>
            <w:rPr>
              <w:noProof/>
            </w:rPr>
          </w:pPr>
          <w:hyperlink w:anchor="_Toc2043215032">
            <w:r w:rsidRPr="6B3C2267" w:rsidR="6B3C2267">
              <w:rPr>
                <w:rStyle w:val="Hyperlink"/>
              </w:rPr>
              <w:t>7. Implementation Approach</w:t>
            </w:r>
            <w:r>
              <w:tab/>
            </w:r>
            <w:r>
              <w:fldChar w:fldCharType="begin"/>
            </w:r>
            <w:r>
              <w:instrText xml:space="preserve">PAGEREF _Toc2043215032 \h</w:instrText>
            </w:r>
            <w:r>
              <w:fldChar w:fldCharType="separate"/>
            </w:r>
            <w:r w:rsidRPr="6B3C2267" w:rsidR="6B3C2267">
              <w:rPr>
                <w:rStyle w:val="Hyperlink"/>
              </w:rPr>
              <w:t>16</w:t>
            </w:r>
            <w:r>
              <w:fldChar w:fldCharType="end"/>
            </w:r>
          </w:hyperlink>
        </w:p>
        <w:p w:rsidR="00422E8F" w:rsidP="6B3C2267" w:rsidRDefault="00C031C9" w14:paraId="278249DA" w14:textId="31848CDE">
          <w:pPr>
            <w:pStyle w:val="TOC2"/>
            <w:tabs>
              <w:tab w:val="right" w:leader="dot" w:pos="9345"/>
            </w:tabs>
            <w:rPr>
              <w:noProof/>
            </w:rPr>
          </w:pPr>
          <w:hyperlink w:anchor="_Toc1252999149">
            <w:r w:rsidRPr="6B3C2267" w:rsidR="6B3C2267">
              <w:rPr>
                <w:rStyle w:val="Hyperlink"/>
              </w:rPr>
              <w:t>7.1 Phase 1 — Core tracker (no AI)</w:t>
            </w:r>
            <w:r>
              <w:tab/>
            </w:r>
            <w:r>
              <w:fldChar w:fldCharType="begin"/>
            </w:r>
            <w:r>
              <w:instrText xml:space="preserve">PAGEREF _Toc1252999149 \h</w:instrText>
            </w:r>
            <w:r>
              <w:fldChar w:fldCharType="separate"/>
            </w:r>
            <w:r w:rsidRPr="6B3C2267" w:rsidR="6B3C2267">
              <w:rPr>
                <w:rStyle w:val="Hyperlink"/>
              </w:rPr>
              <w:t>16</w:t>
            </w:r>
            <w:r>
              <w:fldChar w:fldCharType="end"/>
            </w:r>
          </w:hyperlink>
        </w:p>
        <w:p w:rsidR="00422E8F" w:rsidP="6B3C2267" w:rsidRDefault="00C031C9" w14:paraId="4C5800BE" w14:textId="5D0ED17D">
          <w:pPr>
            <w:pStyle w:val="TOC2"/>
            <w:tabs>
              <w:tab w:val="right" w:leader="dot" w:pos="9345"/>
            </w:tabs>
            <w:rPr>
              <w:noProof/>
            </w:rPr>
          </w:pPr>
          <w:hyperlink w:anchor="_Toc1404878309">
            <w:r w:rsidRPr="6B3C2267" w:rsidR="6B3C2267">
              <w:rPr>
                <w:rStyle w:val="Hyperlink"/>
              </w:rPr>
              <w:t>7.2 Phase 2 — Ministry and Department Access</w:t>
            </w:r>
            <w:r>
              <w:tab/>
            </w:r>
            <w:r>
              <w:fldChar w:fldCharType="begin"/>
            </w:r>
            <w:r>
              <w:instrText xml:space="preserve">PAGEREF _Toc1404878309 \h</w:instrText>
            </w:r>
            <w:r>
              <w:fldChar w:fldCharType="separate"/>
            </w:r>
            <w:r w:rsidRPr="6B3C2267" w:rsidR="6B3C2267">
              <w:rPr>
                <w:rStyle w:val="Hyperlink"/>
              </w:rPr>
              <w:t>17</w:t>
            </w:r>
            <w:r>
              <w:fldChar w:fldCharType="end"/>
            </w:r>
          </w:hyperlink>
        </w:p>
        <w:p w:rsidR="00422E8F" w:rsidP="6B3C2267" w:rsidRDefault="00C031C9" w14:paraId="67215CFA" w14:textId="02D6C671">
          <w:pPr>
            <w:pStyle w:val="TOC2"/>
            <w:tabs>
              <w:tab w:val="right" w:leader="dot" w:pos="9345"/>
            </w:tabs>
            <w:rPr>
              <w:noProof/>
            </w:rPr>
          </w:pPr>
          <w:hyperlink w:anchor="_Toc678223682">
            <w:r w:rsidRPr="6B3C2267" w:rsidR="6B3C2267">
              <w:rPr>
                <w:rStyle w:val="Hyperlink"/>
              </w:rPr>
              <w:t>7.3 Phase 3 — Integration and Enhancements</w:t>
            </w:r>
            <w:r>
              <w:tab/>
            </w:r>
            <w:r>
              <w:fldChar w:fldCharType="begin"/>
            </w:r>
            <w:r>
              <w:instrText xml:space="preserve">PAGEREF _Toc678223682 \h</w:instrText>
            </w:r>
            <w:r>
              <w:fldChar w:fldCharType="separate"/>
            </w:r>
            <w:r w:rsidRPr="6B3C2267" w:rsidR="6B3C2267">
              <w:rPr>
                <w:rStyle w:val="Hyperlink"/>
              </w:rPr>
              <w:t>17</w:t>
            </w:r>
            <w:r>
              <w:fldChar w:fldCharType="end"/>
            </w:r>
          </w:hyperlink>
        </w:p>
        <w:p w:rsidR="00422E8F" w:rsidP="6B3C2267" w:rsidRDefault="00C031C9" w14:paraId="05F8C880" w14:textId="12F347D8">
          <w:pPr>
            <w:pStyle w:val="TOC1"/>
            <w:tabs>
              <w:tab w:val="right" w:leader="dot" w:pos="9345"/>
            </w:tabs>
            <w:rPr>
              <w:noProof/>
            </w:rPr>
          </w:pPr>
          <w:hyperlink w:anchor="_Toc1182330184">
            <w:r w:rsidRPr="6B3C2267" w:rsidR="6B3C2267">
              <w:rPr>
                <w:rStyle w:val="Hyperlink"/>
              </w:rPr>
              <w:t>8. Stakeholders</w:t>
            </w:r>
            <w:r>
              <w:tab/>
            </w:r>
            <w:r>
              <w:fldChar w:fldCharType="begin"/>
            </w:r>
            <w:r>
              <w:instrText xml:space="preserve">PAGEREF _Toc1182330184 \h</w:instrText>
            </w:r>
            <w:r>
              <w:fldChar w:fldCharType="separate"/>
            </w:r>
            <w:r w:rsidRPr="6B3C2267" w:rsidR="6B3C2267">
              <w:rPr>
                <w:rStyle w:val="Hyperlink"/>
              </w:rPr>
              <w:t>17</w:t>
            </w:r>
            <w:r>
              <w:fldChar w:fldCharType="end"/>
            </w:r>
          </w:hyperlink>
        </w:p>
        <w:p w:rsidR="00422E8F" w:rsidP="6B3C2267" w:rsidRDefault="00C031C9" w14:paraId="34309CA2" w14:textId="1088F777">
          <w:pPr>
            <w:pStyle w:val="TOC1"/>
            <w:tabs>
              <w:tab w:val="right" w:leader="dot" w:pos="9345"/>
            </w:tabs>
            <w:rPr>
              <w:noProof/>
            </w:rPr>
          </w:pPr>
          <w:hyperlink w:anchor="_Toc563669655">
            <w:r w:rsidRPr="6B3C2267" w:rsidR="6B3C2267">
              <w:rPr>
                <w:rStyle w:val="Hyperlink"/>
              </w:rPr>
              <w:t>9. Resource Requirements</w:t>
            </w:r>
            <w:r>
              <w:tab/>
            </w:r>
            <w:r>
              <w:fldChar w:fldCharType="begin"/>
            </w:r>
            <w:r>
              <w:instrText xml:space="preserve">PAGEREF _Toc563669655 \h</w:instrText>
            </w:r>
            <w:r>
              <w:fldChar w:fldCharType="separate"/>
            </w:r>
            <w:r w:rsidRPr="6B3C2267" w:rsidR="6B3C2267">
              <w:rPr>
                <w:rStyle w:val="Hyperlink"/>
              </w:rPr>
              <w:t>17</w:t>
            </w:r>
            <w:r>
              <w:fldChar w:fldCharType="end"/>
            </w:r>
          </w:hyperlink>
        </w:p>
        <w:p w:rsidR="00422E8F" w:rsidP="6B3C2267" w:rsidRDefault="00C031C9" w14:paraId="47F5CD4A" w14:textId="534C88E0">
          <w:pPr>
            <w:pStyle w:val="TOC2"/>
            <w:tabs>
              <w:tab w:val="right" w:leader="dot" w:pos="9345"/>
            </w:tabs>
            <w:rPr>
              <w:noProof/>
            </w:rPr>
          </w:pPr>
          <w:hyperlink w:anchor="_Toc131704615">
            <w:r w:rsidRPr="6B3C2267" w:rsidR="6B3C2267">
              <w:rPr>
                <w:rStyle w:val="Hyperlink"/>
              </w:rPr>
              <w:t>9.1 Technical Resources</w:t>
            </w:r>
            <w:r>
              <w:tab/>
            </w:r>
            <w:r>
              <w:fldChar w:fldCharType="begin"/>
            </w:r>
            <w:r>
              <w:instrText xml:space="preserve">PAGEREF _Toc131704615 \h</w:instrText>
            </w:r>
            <w:r>
              <w:fldChar w:fldCharType="separate"/>
            </w:r>
            <w:r w:rsidRPr="6B3C2267" w:rsidR="6B3C2267">
              <w:rPr>
                <w:rStyle w:val="Hyperlink"/>
              </w:rPr>
              <w:t>17</w:t>
            </w:r>
            <w:r>
              <w:fldChar w:fldCharType="end"/>
            </w:r>
          </w:hyperlink>
        </w:p>
        <w:p w:rsidR="00422E8F" w:rsidP="6B3C2267" w:rsidRDefault="00C031C9" w14:paraId="3BD172F0" w14:textId="21E1F920">
          <w:pPr>
            <w:pStyle w:val="TOC2"/>
            <w:tabs>
              <w:tab w:val="right" w:leader="dot" w:pos="9345"/>
            </w:tabs>
            <w:rPr>
              <w:noProof/>
            </w:rPr>
          </w:pPr>
          <w:hyperlink w:anchor="_Toc84392079">
            <w:r w:rsidRPr="6B3C2267" w:rsidR="6B3C2267">
              <w:rPr>
                <w:rStyle w:val="Hyperlink"/>
              </w:rPr>
              <w:t>9.2 Human Resources</w:t>
            </w:r>
            <w:r>
              <w:tab/>
            </w:r>
            <w:r>
              <w:fldChar w:fldCharType="begin"/>
            </w:r>
            <w:r>
              <w:instrText xml:space="preserve">PAGEREF _Toc84392079 \h</w:instrText>
            </w:r>
            <w:r>
              <w:fldChar w:fldCharType="separate"/>
            </w:r>
            <w:r w:rsidRPr="6B3C2267" w:rsidR="6B3C2267">
              <w:rPr>
                <w:rStyle w:val="Hyperlink"/>
              </w:rPr>
              <w:t>18</w:t>
            </w:r>
            <w:r>
              <w:fldChar w:fldCharType="end"/>
            </w:r>
          </w:hyperlink>
        </w:p>
        <w:p w:rsidR="00422E8F" w:rsidP="6B3C2267" w:rsidRDefault="00C031C9" w14:paraId="6D333FF8" w14:textId="27981303">
          <w:pPr>
            <w:pStyle w:val="TOC2"/>
            <w:tabs>
              <w:tab w:val="right" w:leader="dot" w:pos="9345"/>
            </w:tabs>
            <w:rPr>
              <w:noProof/>
            </w:rPr>
          </w:pPr>
          <w:hyperlink w:anchor="_Toc446471686">
            <w:r w:rsidRPr="6B3C2267" w:rsidR="6B3C2267">
              <w:rPr>
                <w:rStyle w:val="Hyperlink"/>
              </w:rPr>
              <w:t>9.3 Budget Impact</w:t>
            </w:r>
            <w:r>
              <w:tab/>
            </w:r>
            <w:r>
              <w:fldChar w:fldCharType="begin"/>
            </w:r>
            <w:r>
              <w:instrText xml:space="preserve">PAGEREF _Toc446471686 \h</w:instrText>
            </w:r>
            <w:r>
              <w:fldChar w:fldCharType="separate"/>
            </w:r>
            <w:r w:rsidRPr="6B3C2267" w:rsidR="6B3C2267">
              <w:rPr>
                <w:rStyle w:val="Hyperlink"/>
              </w:rPr>
              <w:t>18</w:t>
            </w:r>
            <w:r>
              <w:fldChar w:fldCharType="end"/>
            </w:r>
          </w:hyperlink>
        </w:p>
        <w:p w:rsidR="00185DBC" w:rsidP="6B3C2267" w:rsidRDefault="00AF3EC4" w14:paraId="6579CE61" w14:textId="55B8634C">
          <w:pPr>
            <w:pStyle w:val="TOC1"/>
            <w:tabs>
              <w:tab w:val="right" w:leader="dot" w:pos="9345"/>
            </w:tabs>
          </w:pPr>
          <w:hyperlink w:anchor="_Toc735655787">
            <w:r w:rsidRPr="6B3C2267" w:rsidR="6B3C2267">
              <w:rPr>
                <w:rStyle w:val="Hyperlink"/>
              </w:rPr>
              <w:t>10. Risks and Mitigations</w:t>
            </w:r>
            <w:r>
              <w:tab/>
            </w:r>
            <w:r>
              <w:fldChar w:fldCharType="begin"/>
            </w:r>
            <w:r>
              <w:instrText xml:space="preserve">PAGEREF _Toc735655787 \h</w:instrText>
            </w:r>
            <w:r>
              <w:fldChar w:fldCharType="separate"/>
            </w:r>
            <w:r w:rsidRPr="6B3C2267" w:rsidR="6B3C2267">
              <w:rPr>
                <w:rStyle w:val="Hyperlink"/>
              </w:rPr>
              <w:t>18</w:t>
            </w:r>
            <w:r>
              <w:fldChar w:fldCharType="end"/>
            </w:r>
          </w:hyperlink>
        </w:p>
        <w:p w:rsidR="00185DBC" w:rsidP="6B3C2267" w:rsidRDefault="00AF3EC4" w14:paraId="622A04AD" w14:textId="0C25140E">
          <w:pPr>
            <w:pStyle w:val="TOC1"/>
            <w:tabs>
              <w:tab w:val="right" w:leader="dot" w:pos="9345"/>
            </w:tabs>
          </w:pPr>
          <w:hyperlink w:anchor="_Toc43162916">
            <w:r w:rsidRPr="6B3C2267" w:rsidR="6B3C2267">
              <w:rPr>
                <w:rStyle w:val="Hyperlink"/>
              </w:rPr>
              <w:t>11. Conclusion and Recommended Next Steps</w:t>
            </w:r>
            <w:r>
              <w:tab/>
            </w:r>
            <w:r>
              <w:fldChar w:fldCharType="begin"/>
            </w:r>
            <w:r>
              <w:instrText xml:space="preserve">PAGEREF _Toc43162916 \h</w:instrText>
            </w:r>
            <w:r>
              <w:fldChar w:fldCharType="separate"/>
            </w:r>
            <w:r w:rsidRPr="6B3C2267" w:rsidR="6B3C2267">
              <w:rPr>
                <w:rStyle w:val="Hyperlink"/>
              </w:rPr>
              <w:t>19</w:t>
            </w:r>
            <w:r>
              <w:fldChar w:fldCharType="end"/>
            </w:r>
          </w:hyperlink>
          <w:r>
            <w:fldChar w:fldCharType="end"/>
          </w:r>
        </w:p>
      </w:sdtContent>
    </w:sdt>
    <w:p w:rsidR="1358087E" w:rsidP="6B3C2267" w:rsidRDefault="1358087E" w14:paraId="6125911F" w14:textId="0B350B0F">
      <w:pPr>
        <w:pStyle w:val="Heading1"/>
        <w:spacing w:before="280" w:beforeAutospacing="off" w:after="160" w:afterAutospacing="off"/>
        <w:rPr>
          <w:rFonts w:ascii="Calibri" w:hAnsi="Calibri" w:eastAsia="Calibri" w:cs="Calibri"/>
          <w:b w:val="1"/>
          <w:bCs w:val="1"/>
          <w:noProof w:val="0"/>
          <w:color w:val="1F3864"/>
          <w:sz w:val="36"/>
          <w:szCs w:val="36"/>
          <w:lang w:val="en-US"/>
        </w:rPr>
      </w:pPr>
      <w:bookmarkStart w:name="_Toc415017631" w:id="1060208505"/>
      <w:r w:rsidRPr="6B3C2267" w:rsidR="1358087E">
        <w:rPr>
          <w:rFonts w:ascii="Calibri" w:hAnsi="Calibri" w:eastAsia="Calibri" w:cs="Calibri"/>
          <w:b w:val="1"/>
          <w:bCs w:val="1"/>
          <w:noProof w:val="0"/>
          <w:color w:val="1F3864"/>
          <w:sz w:val="36"/>
          <w:szCs w:val="36"/>
          <w:lang w:val="en-US"/>
        </w:rPr>
        <w:t>Glossary of Acronyms</w:t>
      </w:r>
      <w:bookmarkEnd w:id="1060208505"/>
    </w:p>
    <w:p w:rsidR="1358087E" w:rsidP="6B3C2267" w:rsidRDefault="1358087E" w14:paraId="7F9D7118" w14:textId="4F4B7467">
      <w:pPr>
        <w:spacing w:before="0" w:beforeAutospacing="off" w:after="80" w:afterAutospacing="off"/>
        <w:rPr>
          <w:rFonts w:ascii="Calibri" w:hAnsi="Calibri" w:eastAsia="Calibri" w:cs="Calibri"/>
          <w:noProof w:val="0"/>
          <w:color w:val="333333"/>
          <w:sz w:val="22"/>
          <w:szCs w:val="22"/>
          <w:lang w:val="en-US"/>
        </w:rPr>
      </w:pPr>
      <w:r w:rsidRPr="6B3C2267" w:rsidR="1358087E">
        <w:rPr>
          <w:rFonts w:ascii="Calibri" w:hAnsi="Calibri" w:eastAsia="Calibri" w:cs="Calibri"/>
          <w:noProof w:val="0"/>
          <w:color w:val="333333"/>
          <w:sz w:val="22"/>
          <w:szCs w:val="22"/>
          <w:lang w:val="en-US"/>
        </w:rPr>
        <w:t xml:space="preserve">This glossary lists all acronyms and abbreviations used in the Concept Note: </w:t>
      </w:r>
      <w:r w:rsidRPr="6B3C2267" w:rsidR="67046AB5">
        <w:rPr>
          <w:rFonts w:ascii="Calibri" w:hAnsi="Calibri" w:eastAsia="Calibri" w:cs="Calibri"/>
          <w:noProof w:val="0"/>
          <w:color w:val="333333"/>
          <w:sz w:val="22"/>
          <w:szCs w:val="22"/>
          <w:lang w:val="en-US"/>
        </w:rPr>
        <w:t xml:space="preserve">Commission Decision App </w:t>
      </w:r>
      <w:r w:rsidRPr="6B3C2267" w:rsidR="1358087E">
        <w:rPr>
          <w:rFonts w:ascii="Calibri" w:hAnsi="Calibri" w:eastAsia="Calibri" w:cs="Calibri"/>
          <w:noProof w:val="0"/>
          <w:color w:val="333333"/>
          <w:sz w:val="22"/>
          <w:szCs w:val="22"/>
          <w:lang w:val="en-US"/>
        </w:rPr>
        <w:t>(IPDU, April 2026). Each entry provides the acronym, its full form, and a brief explanation of how the term is used in the context of this document. Acronyms are arranged alphabetically.</w:t>
      </w:r>
    </w:p>
    <w:p w:rsidR="1358087E" w:rsidP="6B3C2267" w:rsidRDefault="1358087E" w14:paraId="7C71C02D" w14:textId="7C4A6505">
      <w:pPr>
        <w:pStyle w:val="Normal"/>
        <w:suppressLineNumbers w:val="0"/>
        <w:bidi w:val="0"/>
        <w:spacing w:before="0" w:beforeAutospacing="off" w:after="220" w:afterAutospacing="off" w:line="259" w:lineRule="auto"/>
        <w:ind w:left="0" w:right="0"/>
        <w:jc w:val="left"/>
        <w:rPr>
          <w:rFonts w:ascii="Calibri" w:hAnsi="Calibri" w:eastAsia="Calibri" w:cs="Calibri"/>
          <w:i w:val="1"/>
          <w:iCs w:val="1"/>
          <w:noProof w:val="0"/>
          <w:color w:val="555555"/>
          <w:sz w:val="22"/>
          <w:szCs w:val="22"/>
          <w:lang w:val="en-US"/>
        </w:rPr>
      </w:pPr>
      <w:r w:rsidRPr="6B3C2267" w:rsidR="1358087E">
        <w:rPr>
          <w:rFonts w:ascii="Calibri" w:hAnsi="Calibri" w:eastAsia="Calibri" w:cs="Calibri"/>
          <w:i w:val="1"/>
          <w:iCs w:val="1"/>
          <w:noProof w:val="0"/>
          <w:color w:val="555555"/>
          <w:sz w:val="22"/>
          <w:szCs w:val="22"/>
          <w:lang w:val="en-US"/>
        </w:rPr>
        <w:t xml:space="preserve">Where an acronym appears for the first time in the main document, its full form is given in parentheses </w:t>
      </w:r>
      <w:r w:rsidRPr="6B3C2267" w:rsidR="1358087E">
        <w:rPr>
          <w:rFonts w:ascii="Calibri" w:hAnsi="Calibri" w:eastAsia="Calibri" w:cs="Calibri"/>
          <w:i w:val="1"/>
          <w:iCs w:val="1"/>
          <w:noProof w:val="0"/>
          <w:color w:val="555555"/>
          <w:sz w:val="22"/>
          <w:szCs w:val="22"/>
          <w:lang w:val="en-US"/>
        </w:rPr>
        <w:t>immediately</w:t>
      </w:r>
      <w:r w:rsidRPr="6B3C2267" w:rsidR="1358087E">
        <w:rPr>
          <w:rFonts w:ascii="Calibri" w:hAnsi="Calibri" w:eastAsia="Calibri" w:cs="Calibri"/>
          <w:i w:val="1"/>
          <w:iCs w:val="1"/>
          <w:noProof w:val="0"/>
          <w:color w:val="555555"/>
          <w:sz w:val="22"/>
          <w:szCs w:val="22"/>
          <w:lang w:val="en-US"/>
        </w:rPr>
        <w:t xml:space="preserve"> following - for example, </w:t>
      </w:r>
      <w:r w:rsidRPr="6B3C2267" w:rsidR="1358087E">
        <w:rPr>
          <w:rFonts w:ascii="Calibri" w:hAnsi="Calibri" w:eastAsia="Calibri" w:cs="Calibri"/>
          <w:i w:val="1"/>
          <w:iCs w:val="1"/>
          <w:noProof w:val="0"/>
          <w:color w:val="555555"/>
          <w:sz w:val="22"/>
          <w:szCs w:val="22"/>
          <w:lang w:val="en-US"/>
        </w:rPr>
        <w:t>Public</w:t>
      </w:r>
      <w:r w:rsidRPr="6B3C2267" w:rsidR="1358087E">
        <w:rPr>
          <w:rFonts w:ascii="Calibri" w:hAnsi="Calibri" w:eastAsia="Calibri" w:cs="Calibri"/>
          <w:i w:val="1"/>
          <w:iCs w:val="1"/>
          <w:noProof w:val="0"/>
          <w:color w:val="555555"/>
          <w:sz w:val="22"/>
          <w:szCs w:val="22"/>
          <w:lang w:val="en-US"/>
        </w:rPr>
        <w:t xml:space="preserve"> Service Commission (PSC) - and this glossary serves as a </w:t>
      </w:r>
      <w:r w:rsidRPr="6B3C2267" w:rsidR="1358087E">
        <w:rPr>
          <w:rFonts w:ascii="Calibri" w:hAnsi="Calibri" w:eastAsia="Calibri" w:cs="Calibri"/>
          <w:i w:val="1"/>
          <w:iCs w:val="1"/>
          <w:noProof w:val="0"/>
          <w:color w:val="555555"/>
          <w:sz w:val="22"/>
          <w:szCs w:val="22"/>
          <w:lang w:val="en-US"/>
        </w:rPr>
        <w:t>consolidated</w:t>
      </w:r>
      <w:r w:rsidRPr="6B3C2267" w:rsidR="1358087E">
        <w:rPr>
          <w:rFonts w:ascii="Calibri" w:hAnsi="Calibri" w:eastAsia="Calibri" w:cs="Calibri"/>
          <w:i w:val="1"/>
          <w:iCs w:val="1"/>
          <w:noProof w:val="0"/>
          <w:color w:val="555555"/>
          <w:sz w:val="22"/>
          <w:szCs w:val="22"/>
          <w:lang w:val="en-US"/>
        </w:rPr>
        <w:t xml:space="preserve"> reference thereafter.</w:t>
      </w:r>
    </w:p>
    <w:p w:rsidR="6B3C2267" w:rsidP="6B3C2267" w:rsidRDefault="6B3C2267" w14:paraId="7F29E973" w14:textId="47881265">
      <w:pPr>
        <w:pStyle w:val="Normal"/>
        <w:suppressLineNumbers w:val="0"/>
        <w:bidi w:val="0"/>
        <w:spacing w:before="0" w:beforeAutospacing="off" w:after="220" w:afterAutospacing="off" w:line="259" w:lineRule="auto"/>
        <w:ind w:left="0" w:right="0"/>
        <w:jc w:val="left"/>
        <w:rPr>
          <w:rFonts w:ascii="Arial" w:hAnsi="Arial" w:eastAsia="Arial" w:cs="Arial"/>
          <w:i w:val="1"/>
          <w:iCs w:val="1"/>
          <w:noProof w:val="0"/>
          <w:color w:val="555555"/>
          <w:sz w:val="20"/>
          <w:szCs w:val="20"/>
          <w:lang w:val="en-US"/>
        </w:rPr>
      </w:pPr>
    </w:p>
    <w:p w:rsidR="6B3C2267" w:rsidP="6B3C2267" w:rsidRDefault="6B3C2267" w14:paraId="1F5546E6" w14:textId="2EDB1B9A">
      <w:pPr>
        <w:spacing w:before="0" w:beforeAutospacing="off" w:after="220" w:afterAutospacing="off"/>
        <w:rPr>
          <w:rFonts w:ascii="Arial" w:hAnsi="Arial" w:eastAsia="Arial" w:cs="Arial"/>
          <w:i w:val="1"/>
          <w:iCs w:val="1"/>
          <w:noProof w:val="0"/>
          <w:color w:val="555555"/>
          <w:sz w:val="20"/>
          <w:szCs w:val="20"/>
          <w:lang w:val="en-US"/>
        </w:rPr>
      </w:pPr>
    </w:p>
    <w:tbl>
      <w:tblPr>
        <w:tblStyle w:val="TableNormal"/>
        <w:bidiVisual w:val="0"/>
        <w:tblW w:w="0" w:type="auto"/>
        <w:tblLook w:val="06A0" w:firstRow="1" w:lastRow="0" w:firstColumn="1" w:lastColumn="0" w:noHBand="1" w:noVBand="1"/>
      </w:tblPr>
      <w:tblGrid>
        <w:gridCol w:w="2685"/>
        <w:gridCol w:w="6788"/>
      </w:tblGrid>
      <w:tr w:rsidR="6B3C2267" w:rsidTr="6B3C2267" w14:paraId="6D19FCD0">
        <w:trPr>
          <w:trHeight w:val="300"/>
        </w:trPr>
        <w:tc>
          <w:tcPr>
            <w:tcW w:w="2685" w:type="dxa"/>
            <w:tcBorders>
              <w:top w:val="single" w:color="1F3864" w:sz="8"/>
              <w:left w:val="single" w:color="1F3864" w:sz="8"/>
              <w:bottom w:val="single" w:color="1F3864" w:sz="8"/>
              <w:right w:val="single" w:color="1F3864" w:sz="8"/>
            </w:tcBorders>
            <w:shd w:val="clear" w:color="auto" w:fill="1F3864"/>
            <w:tcMar>
              <w:top w:w="100" w:type="dxa"/>
              <w:left w:w="140" w:type="dxa"/>
              <w:bottom w:w="100" w:type="dxa"/>
              <w:right w:w="140" w:type="dxa"/>
            </w:tcMar>
            <w:vAlign w:val="top"/>
          </w:tcPr>
          <w:p w:rsidR="6B3C2267" w:rsidP="6B3C2267" w:rsidRDefault="6B3C2267" w14:paraId="5DD03A2E" w14:textId="56F713A3">
            <w:pPr>
              <w:spacing w:before="0" w:beforeAutospacing="off" w:after="0" w:afterAutospacing="off"/>
              <w:rPr>
                <w:rFonts w:ascii="Calibri" w:hAnsi="Calibri" w:eastAsia="Calibri" w:cs="Calibri"/>
                <w:b w:val="1"/>
                <w:bCs w:val="1"/>
                <w:color w:val="FFFFFF" w:themeColor="background1" w:themeTint="FF" w:themeShade="FF"/>
                <w:sz w:val="20"/>
                <w:szCs w:val="20"/>
              </w:rPr>
            </w:pPr>
            <w:r w:rsidRPr="6B3C2267" w:rsidR="6B3C2267">
              <w:rPr>
                <w:rFonts w:ascii="Calibri" w:hAnsi="Calibri" w:eastAsia="Calibri" w:cs="Calibri"/>
                <w:b w:val="1"/>
                <w:bCs w:val="1"/>
                <w:color w:val="FFFFFF" w:themeColor="background1" w:themeTint="FF" w:themeShade="FF"/>
                <w:sz w:val="20"/>
                <w:szCs w:val="20"/>
              </w:rPr>
              <w:t>Acronym</w:t>
            </w:r>
          </w:p>
        </w:tc>
        <w:tc>
          <w:tcPr>
            <w:tcW w:w="6788" w:type="dxa"/>
            <w:tcBorders>
              <w:top w:val="single" w:color="1F3864" w:sz="8"/>
              <w:left w:val="single" w:color="1F3864" w:sz="8"/>
              <w:bottom w:val="single" w:color="1F3864" w:sz="8"/>
              <w:right w:val="single" w:color="1F3864" w:sz="8"/>
            </w:tcBorders>
            <w:shd w:val="clear" w:color="auto" w:fill="1F3864"/>
            <w:tcMar>
              <w:top w:w="100" w:type="dxa"/>
              <w:left w:w="140" w:type="dxa"/>
              <w:bottom w:w="100" w:type="dxa"/>
              <w:right w:w="140" w:type="dxa"/>
            </w:tcMar>
            <w:vAlign w:val="top"/>
          </w:tcPr>
          <w:p w:rsidR="6B3C2267" w:rsidP="6B3C2267" w:rsidRDefault="6B3C2267" w14:paraId="585436B3" w14:textId="45BA12FF">
            <w:pPr>
              <w:spacing w:before="0" w:beforeAutospacing="off" w:after="0" w:afterAutospacing="off"/>
              <w:rPr>
                <w:rFonts w:ascii="Calibri" w:hAnsi="Calibri" w:eastAsia="Calibri" w:cs="Calibri"/>
                <w:b w:val="1"/>
                <w:bCs w:val="1"/>
                <w:color w:val="FFFFFF" w:themeColor="background1" w:themeTint="FF" w:themeShade="FF"/>
                <w:sz w:val="20"/>
                <w:szCs w:val="20"/>
              </w:rPr>
            </w:pPr>
            <w:r w:rsidRPr="6B3C2267" w:rsidR="6B3C2267">
              <w:rPr>
                <w:rFonts w:ascii="Calibri" w:hAnsi="Calibri" w:eastAsia="Calibri" w:cs="Calibri"/>
                <w:b w:val="1"/>
                <w:bCs w:val="1"/>
                <w:color w:val="FFFFFF" w:themeColor="background1" w:themeTint="FF" w:themeShade="FF"/>
                <w:sz w:val="20"/>
                <w:szCs w:val="20"/>
              </w:rPr>
              <w:t>Full Form</w:t>
            </w:r>
          </w:p>
        </w:tc>
      </w:tr>
      <w:tr w:rsidR="6B3C2267" w:rsidTr="6B3C2267" w14:paraId="53FCD339">
        <w:trPr>
          <w:trHeight w:val="300"/>
        </w:trPr>
        <w:tc>
          <w:tcPr>
            <w:tcW w:w="2685" w:type="dxa"/>
            <w:tcBorders>
              <w:top w:val="single" w:color="1F3864"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70577C98" w14:textId="2E819AC9">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AI</w:t>
            </w:r>
          </w:p>
        </w:tc>
        <w:tc>
          <w:tcPr>
            <w:tcW w:w="6788" w:type="dxa"/>
            <w:tcBorders>
              <w:top w:val="single" w:color="1F3864"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610CE0B6" w14:textId="75F04FB8">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Artificial Intelligence</w:t>
            </w:r>
          </w:p>
        </w:tc>
      </w:tr>
      <w:tr w:rsidR="6B3C2267" w:rsidTr="6B3C2267" w14:paraId="2D1AFE95">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0E04BC64" w14:textId="4C163346">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API</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717047D7" w14:textId="3C856951">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Application Programming Interface</w:t>
            </w:r>
          </w:p>
        </w:tc>
      </w:tr>
      <w:tr w:rsidR="6B3C2267" w:rsidTr="6B3C2267" w14:paraId="5627D302">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25523B62" w14:textId="7478628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CRM</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0E00D0E1" w14:textId="3386A45E">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Customer Relationship Management</w:t>
            </w:r>
          </w:p>
        </w:tc>
      </w:tr>
      <w:tr w:rsidR="6B3C2267" w:rsidTr="6B3C2267" w14:paraId="0A15603E">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08ABEF87" w14:textId="4989C6D5">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CSV</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30AE4311" w14:textId="56AE4D6B">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Comma-Separated Values</w:t>
            </w:r>
          </w:p>
        </w:tc>
      </w:tr>
      <w:tr w:rsidR="6B3C2267" w:rsidTr="6B3C2267" w14:paraId="21696915">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13E8C038" w14:textId="4AF3123C">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DCDT</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7F6A422E" w14:textId="36789225">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Department of Communications and Digital Technologies</w:t>
            </w:r>
          </w:p>
        </w:tc>
      </w:tr>
      <w:tr w:rsidR="6B3C2267" w:rsidTr="6B3C2267" w14:paraId="5BB62077">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1DCBC9E1" w14:textId="40EEC502">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DG</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0219EB31" w14:textId="59054E52">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Director-General</w:t>
            </w:r>
          </w:p>
        </w:tc>
      </w:tr>
      <w:tr w:rsidR="6B3C2267" w:rsidTr="6B3C2267" w14:paraId="6C41C294">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4B226DB8" w14:textId="0C154656">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HR</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4E361DB7" w14:textId="2B0CB001">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Human Resources</w:t>
            </w:r>
          </w:p>
        </w:tc>
      </w:tr>
      <w:tr w:rsidR="6B3C2267" w:rsidTr="6B3C2267" w14:paraId="6553D426">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3D3D8250" w14:textId="1C7A8D1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HRMIS</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2B0C3D49" w14:textId="2ADDAA25">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Human Resource Management Information System</w:t>
            </w:r>
          </w:p>
        </w:tc>
      </w:tr>
      <w:tr w:rsidR="6B3C2267" w:rsidTr="6B3C2267" w14:paraId="5E1DB236">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6B1280A9" w14:textId="30034667">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ICT</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61F6F093" w14:textId="7B29465A">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Information and Communications Technology</w:t>
            </w:r>
          </w:p>
        </w:tc>
      </w:tr>
      <w:tr w:rsidR="6B3C2267" w:rsidTr="6B3C2267" w14:paraId="3CBEF878">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474F2A02" w14:textId="2722B7B8">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IPDU</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7991D5BB" w14:textId="22323A4F">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Innovation and Policy Development Unit</w:t>
            </w:r>
          </w:p>
        </w:tc>
      </w:tr>
      <w:tr w:rsidR="6B3C2267" w:rsidTr="6B3C2267" w14:paraId="5959D5FD">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1BD19704" w14:textId="529E098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LPO</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67435CF9" w14:textId="07794DFF">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Local Purchase Order</w:t>
            </w:r>
          </w:p>
        </w:tc>
      </w:tr>
      <w:tr w:rsidR="6B3C2267" w:rsidTr="6B3C2267" w14:paraId="7DA68D41">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79296D9E" w14:textId="17A2EF22">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MCP</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351C62A5" w14:textId="39007639">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Management Control Panel (general reference)</w:t>
            </w:r>
          </w:p>
        </w:tc>
      </w:tr>
      <w:tr w:rsidR="6B3C2267" w:rsidTr="6B3C2267" w14:paraId="463F95BC">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49E2575E" w14:textId="092E6EF5">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NL / SQL</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11B95EA7" w14:textId="04A125B9">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Natural Language / Structured Query Language</w:t>
            </w:r>
          </w:p>
        </w:tc>
      </w:tr>
      <w:tr w:rsidR="6B3C2267" w:rsidTr="6B3C2267" w14:paraId="634AAC31">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2567D036" w14:textId="238E98FF">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NSDP</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50956ECB" w14:textId="5F425E0C">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National Sustainable Development Plan</w:t>
            </w:r>
          </w:p>
        </w:tc>
      </w:tr>
      <w:tr w:rsidR="6B3C2267" w:rsidTr="6B3C2267" w14:paraId="4063BFBA">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6920ADF6" w14:textId="1D6D5B6E">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ODU</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428D2AA4" w14:textId="1CD5C90D">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Organisational Development Unit</w:t>
            </w:r>
          </w:p>
        </w:tc>
      </w:tr>
      <w:tr w:rsidR="6B3C2267" w:rsidTr="6B3C2267" w14:paraId="11858291">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3FDFE525" w14:textId="3AD67E63">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OPSC</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024AE0A6" w14:textId="4201FBA2">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Office of the Public Service Commission</w:t>
            </w:r>
          </w:p>
        </w:tc>
      </w:tr>
      <w:tr w:rsidR="6B3C2267" w:rsidTr="6B3C2267" w14:paraId="5E36599B">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23DD47A2" w14:textId="4EBC0C5B">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PHP/</w:t>
            </w:r>
          </w:p>
          <w:p w:rsidR="6B3C2267" w:rsidP="6B3C2267" w:rsidRDefault="6B3C2267" w14:paraId="03E439B8" w14:textId="7FAD3B03">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MySQL</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1B4B37B7" w14:textId="2A36BB42">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PHP Hypertext Preprocessor / MySQL Database</w:t>
            </w:r>
          </w:p>
        </w:tc>
      </w:tr>
      <w:tr w:rsidR="6B3C2267" w:rsidTr="6B3C2267" w14:paraId="6F4F203C">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6A8AC682" w14:textId="435135C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PSC</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21169CF3" w14:textId="57CC86EE">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Public Service Commission</w:t>
            </w:r>
          </w:p>
        </w:tc>
      </w:tr>
      <w:tr w:rsidR="6B3C2267" w:rsidTr="6B3C2267" w14:paraId="3848E6EE">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0A9F7AC3" w14:textId="0B90C114">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PSSRM</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1312CB20" w14:textId="46AED3CE">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Public Service Staff Rules Manual</w:t>
            </w:r>
          </w:p>
        </w:tc>
      </w:tr>
      <w:tr w:rsidR="6B3C2267" w:rsidTr="6B3C2267" w14:paraId="5436F306">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4B49DD96" w14:textId="3B0DF03E">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SaaS</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1A6108B0" w14:textId="3B07FB64">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Software as a Service</w:t>
            </w:r>
          </w:p>
        </w:tc>
      </w:tr>
      <w:tr w:rsidR="6B3C2267" w:rsidTr="6B3C2267" w14:paraId="56AF438D">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4A9858DF" w14:textId="569BAA9D">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SLA</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095B6965" w14:textId="57CEF0CB">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Service Level Agreement</w:t>
            </w:r>
          </w:p>
        </w:tc>
      </w:tr>
      <w:tr w:rsidR="6B3C2267" w:rsidTr="6B3C2267" w14:paraId="09990831">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53955BC3" w14:textId="20613433">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SSL</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1FAF31D7" w14:textId="53A2AB74">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Secure Sockets Layer</w:t>
            </w:r>
          </w:p>
        </w:tc>
      </w:tr>
      <w:tr w:rsidR="6B3C2267" w:rsidTr="6B3C2267" w14:paraId="71E779EA">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311848EC" w14:textId="786F2C73">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TOC</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472E7E51" w14:textId="25B59B38">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Table of Contents</w:t>
            </w:r>
          </w:p>
        </w:tc>
      </w:tr>
      <w:tr w:rsidR="6B3C2267" w:rsidTr="6B3C2267" w14:paraId="65042D06">
        <w:trPr>
          <w:trHeight w:val="300"/>
        </w:trPr>
        <w:tc>
          <w:tcPr>
            <w:tcW w:w="2685"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top"/>
          </w:tcPr>
          <w:p w:rsidR="6B3C2267" w:rsidP="6B3C2267" w:rsidRDefault="6B3C2267" w14:paraId="10905F91" w14:textId="5E292EE1">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USD</w:t>
            </w:r>
          </w:p>
        </w:tc>
        <w:tc>
          <w:tcPr>
            <w:tcW w:w="6788" w:type="dxa"/>
            <w:tcBorders>
              <w:top w:val="single" w:color="CCCCCC" w:sz="8"/>
              <w:left w:val="single" w:color="CCCCCC" w:sz="8"/>
              <w:bottom w:val="single" w:color="CCCCCC" w:sz="8"/>
              <w:right w:val="single" w:color="CCCCCC" w:sz="8"/>
            </w:tcBorders>
            <w:shd w:val="clear" w:color="auto" w:fill="F0F5FB"/>
            <w:tcMar>
              <w:top w:w="80" w:type="dxa"/>
              <w:left w:w="140" w:type="dxa"/>
              <w:bottom w:w="80" w:type="dxa"/>
              <w:right w:w="140" w:type="dxa"/>
            </w:tcMar>
            <w:vAlign w:val="center"/>
          </w:tcPr>
          <w:p w:rsidR="6B3C2267" w:rsidP="6B3C2267" w:rsidRDefault="6B3C2267" w14:paraId="287CF0DE" w14:textId="081B501E">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United States Dollar</w:t>
            </w:r>
          </w:p>
        </w:tc>
      </w:tr>
      <w:tr w:rsidR="6B3C2267" w:rsidTr="6B3C2267" w14:paraId="6A25860E">
        <w:trPr>
          <w:trHeight w:val="300"/>
        </w:trPr>
        <w:tc>
          <w:tcPr>
            <w:tcW w:w="26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B3C2267" w:rsidP="6B3C2267" w:rsidRDefault="6B3C2267" w14:paraId="47F15D0D" w14:textId="46AF9321">
            <w:pPr>
              <w:spacing w:before="0" w:beforeAutospacing="off" w:after="0" w:afterAutospacing="off"/>
              <w:rPr>
                <w:rFonts w:ascii="Calibri" w:hAnsi="Calibri" w:eastAsia="Calibri" w:cs="Calibri"/>
                <w:b w:val="1"/>
                <w:bCs w:val="1"/>
                <w:color w:val="1F3864"/>
                <w:sz w:val="18"/>
                <w:szCs w:val="18"/>
              </w:rPr>
            </w:pPr>
            <w:r w:rsidRPr="6B3C2267" w:rsidR="6B3C2267">
              <w:rPr>
                <w:rFonts w:ascii="Calibri" w:hAnsi="Calibri" w:eastAsia="Calibri" w:cs="Calibri"/>
                <w:b w:val="1"/>
                <w:bCs w:val="1"/>
                <w:color w:val="1F3864"/>
                <w:sz w:val="18"/>
                <w:szCs w:val="18"/>
              </w:rPr>
              <w:t>VIPAM</w:t>
            </w:r>
          </w:p>
        </w:tc>
        <w:tc>
          <w:tcPr>
            <w:tcW w:w="6788"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center"/>
          </w:tcPr>
          <w:p w:rsidR="6B3C2267" w:rsidP="6B3C2267" w:rsidRDefault="6B3C2267" w14:paraId="0BA76865" w14:textId="412E1F8D">
            <w:pPr>
              <w:spacing w:before="0" w:beforeAutospacing="off" w:after="0" w:afterAutospacing="off"/>
              <w:jc w:val="left"/>
              <w:rPr>
                <w:rFonts w:ascii="Calibri" w:hAnsi="Calibri" w:eastAsia="Calibri" w:cs="Calibri"/>
                <w:color w:val="222222"/>
                <w:sz w:val="22"/>
                <w:szCs w:val="22"/>
              </w:rPr>
            </w:pPr>
            <w:r w:rsidRPr="6B3C2267" w:rsidR="6B3C2267">
              <w:rPr>
                <w:rFonts w:ascii="Calibri" w:hAnsi="Calibri" w:eastAsia="Calibri" w:cs="Calibri"/>
                <w:color w:val="222222"/>
                <w:sz w:val="22"/>
                <w:szCs w:val="22"/>
              </w:rPr>
              <w:t>Vanuatu Institute of Public Administration and Management</w:t>
            </w:r>
          </w:p>
        </w:tc>
      </w:tr>
      <w:tr>
        <w:tc>
          <w:tcPr>
            <w:tcW w:type="dxa" w:w="2685"/>
          </w:tcPr>
          <w:p>
            <w:r>
              <w:t>Celery</w:t>
            </w:r>
          </w:p>
        </w:tc>
        <w:tc>
          <w:tcPr>
            <w:tcW w:type="dxa" w:w="6788"/>
          </w:tcPr>
          <w:p>
            <w:r>
              <w:t>Distributed task queue for asynchronous background job processing (e.g. database backups, AI analysis)</w:t>
            </w:r>
          </w:p>
        </w:tc>
      </w:tr>
      <w:tr>
        <w:tc>
          <w:tcPr>
            <w:tcW w:type="dxa" w:w="2685"/>
          </w:tcPr>
          <w:p>
            <w:r>
              <w:t>Redis</w:t>
            </w:r>
          </w:p>
        </w:tc>
        <w:tc>
          <w:tcPr>
            <w:tcW w:type="dxa" w:w="6788"/>
          </w:tcPr>
          <w:p>
            <w:r>
              <w:t>In-memory data structure store used as Celery broker and session cache</w:t>
            </w:r>
          </w:p>
        </w:tc>
      </w:tr>
      <w:tr>
        <w:tc>
          <w:tcPr>
            <w:tcW w:type="dxa" w:w="2685"/>
          </w:tcPr>
          <w:p>
            <w:r>
              <w:t>Gemini</w:t>
            </w:r>
          </w:p>
        </w:tc>
        <w:tc>
          <w:tcPr>
            <w:tcW w:type="dxa" w:w="6788"/>
          </w:tcPr>
          <w:p>
            <w:r>
              <w:t>Google's generative AI model used for automated feedback analysis</w:t>
            </w:r>
          </w:p>
        </w:tc>
      </w:tr>
    </w:tbl>
    <w:p w:rsidR="6B3C2267" w:rsidP="6B3C2267" w:rsidRDefault="6B3C2267" w14:paraId="127393BF" w14:textId="3A908AA8">
      <w:pPr>
        <w:pStyle w:val="BodyText"/>
      </w:pPr>
    </w:p>
    <w:p w:rsidR="00185DBC" w:rsidP="745D5EFA" w:rsidRDefault="00AF3EC4" w14:paraId="01025D28" w14:textId="77777777">
      <w:pPr>
        <w:pStyle w:val="Heading1"/>
        <w:rPr>
          <w:rFonts w:ascii="Calibri" w:hAnsi="Calibri" w:eastAsia="Calibri" w:cs="Calibri"/>
          <w:b w:val="1"/>
          <w:bCs w:val="1"/>
        </w:rPr>
      </w:pPr>
      <w:bookmarkStart w:name="introduction" w:id="1"/>
      <w:bookmarkStart w:name="_Toc1093656759" w:id="103265273"/>
      <w:r w:rsidRPr="6B3C2267" w:rsidR="1EF2A1FD">
        <w:rPr>
          <w:rFonts w:ascii="Calibri" w:hAnsi="Calibri" w:eastAsia="Calibri" w:cs="Calibri"/>
          <w:b w:val="1"/>
          <w:bCs w:val="1"/>
        </w:rPr>
        <w:t>1. Introduction</w:t>
      </w:r>
      <w:bookmarkEnd w:id="103265273"/>
    </w:p>
    <w:p w:rsidR="00422E8F" w:rsidP="745D5EFA" w:rsidRDefault="00422E8F" w14:paraId="44D6916B" w14:textId="77777777">
      <w:pPr>
        <w:pStyle w:val="font-claude-response-body"/>
        <w:rPr>
          <w:rFonts w:ascii="Calibri" w:hAnsi="Calibri" w:eastAsia="Calibri" w:cs="Calibri"/>
          <w:color w:val="222222"/>
          <w:sz w:val="22"/>
          <w:szCs w:val="22"/>
        </w:rPr>
      </w:pPr>
      <w:r w:rsidRPr="745D5EFA" w:rsidR="18402248">
        <w:rPr>
          <w:rFonts w:ascii="Calibri" w:hAnsi="Calibri" w:eastAsia="Calibri" w:cs="Calibri"/>
          <w:color w:val="222222"/>
          <w:sz w:val="22"/>
          <w:szCs w:val="22"/>
          <w:lang w:eastAsia="en-US" w:bidi="ar-SA"/>
        </w:rPr>
        <w:t xml:space="preserve">The Public Service Commission (PSC) of Vanuatu receives a significant volume of form submissions from ministries and departments across the public service. These submissions cover a broad range of human resource and administrative matters — from recruitment and </w:t>
      </w:r>
      <w:r w:rsidRPr="745D5EFA" w:rsidR="18402248">
        <w:rPr>
          <w:rFonts w:ascii="Calibri" w:hAnsi="Calibri" w:eastAsia="Calibri" w:cs="Calibri"/>
          <w:color w:val="222222"/>
          <w:sz w:val="22"/>
          <w:szCs w:val="22"/>
          <w:lang w:eastAsia="en-US" w:bidi="ar-SA"/>
        </w:rPr>
        <w:t>establishment variations to leave approvals, training applications, and disciplinary actions — and are governed by the PSC's statutory assessment obligations under the Public Service Act.</w:t>
      </w:r>
    </w:p>
    <w:p w:rsidR="00422E8F" w:rsidP="745D5EFA" w:rsidRDefault="00422E8F" w14:paraId="7695904E" w14:textId="76E82F5F">
      <w:pPr>
        <w:pStyle w:val="font-claude-response-body"/>
        <w:suppressLineNumbers w:val="0"/>
        <w:bidi w:val="0"/>
        <w:spacing w:beforeAutospacing="on" w:afterAutospacing="on" w:line="259" w:lineRule="auto"/>
        <w:ind w:left="0" w:right="0"/>
        <w:jc w:val="left"/>
        <w:rPr>
          <w:rFonts w:ascii="Calibri" w:hAnsi="Calibri" w:eastAsia="Calibri" w:cs="Calibri"/>
          <w:color w:val="222222"/>
          <w:sz w:val="22"/>
          <w:szCs w:val="22"/>
        </w:rPr>
      </w:pPr>
      <w:r w:rsidRPr="6B3C2267" w:rsidR="69199883">
        <w:rPr>
          <w:rFonts w:ascii="Calibri" w:hAnsi="Calibri" w:eastAsia="Calibri" w:cs="Calibri"/>
          <w:color w:val="222222"/>
          <w:sz w:val="22"/>
          <w:szCs w:val="22"/>
          <w:lang w:eastAsia="en-US" w:bidi="ar-SA"/>
        </w:rPr>
        <w:t xml:space="preserve">This Concept Note is prepared in alignment with the Vanuatu Public Service Commission Sector Strategy 2026–2030, specifically Strategy 4 (Platforms) </w:t>
      </w:r>
      <w:r w:rsidRPr="6B3C2267" w:rsidR="6981492A">
        <w:rPr>
          <w:rFonts w:ascii="Calibri" w:hAnsi="Calibri" w:eastAsia="Calibri" w:cs="Calibri"/>
          <w:color w:val="222222"/>
          <w:sz w:val="22"/>
          <w:szCs w:val="22"/>
          <w:lang w:eastAsia="en-US" w:bidi="ar-SA"/>
        </w:rPr>
        <w:t>-</w:t>
      </w:r>
      <w:r w:rsidRPr="6B3C2267" w:rsidR="69199883">
        <w:rPr>
          <w:rFonts w:ascii="Calibri" w:hAnsi="Calibri" w:eastAsia="Calibri" w:cs="Calibri"/>
          <w:i w:val="1"/>
          <w:iCs w:val="1"/>
          <w:color w:val="222222"/>
          <w:sz w:val="22"/>
          <w:szCs w:val="22"/>
          <w:lang w:eastAsia="en-US" w:bidi="ar-SA"/>
        </w:rPr>
        <w:t xml:space="preserve"> </w:t>
      </w:r>
      <w:r w:rsidRPr="6B3C2267" w:rsidR="69199883">
        <w:rPr>
          <w:rFonts w:ascii="Calibri" w:hAnsi="Calibri" w:eastAsia="Calibri" w:cs="Calibri"/>
          <w:i w:val="1"/>
          <w:iCs w:val="1"/>
          <w:color w:val="222222"/>
          <w:sz w:val="22"/>
          <w:szCs w:val="22"/>
          <w:lang w:eastAsia="en-US" w:bidi="ar-SA"/>
        </w:rPr>
        <w:t>Innovation for an Accessible, Responsive Public Service</w:t>
      </w:r>
      <w:r w:rsidRPr="6B3C2267" w:rsidR="69199883">
        <w:rPr>
          <w:rFonts w:ascii="Calibri" w:hAnsi="Calibri" w:eastAsia="Calibri" w:cs="Calibri"/>
          <w:color w:val="222222"/>
          <w:sz w:val="22"/>
          <w:szCs w:val="22"/>
          <w:lang w:eastAsia="en-US" w:bidi="ar-SA"/>
        </w:rPr>
        <w:t xml:space="preserve"> </w:t>
      </w:r>
      <w:r w:rsidRPr="6B3C2267" w:rsidR="463AC0C6">
        <w:rPr>
          <w:rFonts w:ascii="Calibri" w:hAnsi="Calibri" w:eastAsia="Calibri" w:cs="Calibri"/>
          <w:color w:val="222222"/>
          <w:sz w:val="22"/>
          <w:szCs w:val="22"/>
          <w:lang w:eastAsia="en-US" w:bidi="ar-SA"/>
        </w:rPr>
        <w:t>-</w:t>
      </w:r>
      <w:r w:rsidRPr="6B3C2267" w:rsidR="69199883">
        <w:rPr>
          <w:rFonts w:ascii="Calibri" w:hAnsi="Calibri" w:eastAsia="Calibri" w:cs="Calibri"/>
          <w:color w:val="222222"/>
          <w:sz w:val="22"/>
          <w:szCs w:val="22"/>
          <w:lang w:eastAsia="en-US" w:bidi="ar-SA"/>
        </w:rPr>
        <w:t xml:space="preserve"> and its pathway 4.1, which calls on the Commission to identify new ways to do business that are timely, efficient, and accessible. It also contributes to NSDP Society Pillar 6.1, which requires the enhancement of the capacity and accountability of public institutions and the effectiveness of performance management systems. The </w:t>
      </w:r>
      <w:r w:rsidRPr="6B3C2267" w:rsidR="67046AB5">
        <w:rPr>
          <w:rFonts w:ascii="Calibri" w:hAnsi="Calibri" w:eastAsia="Calibri" w:cs="Calibri"/>
          <w:color w:val="222222"/>
          <w:sz w:val="22"/>
          <w:szCs w:val="22"/>
          <w:lang w:eastAsia="en-US" w:bidi="ar-SA"/>
        </w:rPr>
        <w:t xml:space="preserve">Commission Decision App </w:t>
      </w:r>
      <w:r w:rsidRPr="6B3C2267" w:rsidR="69199883">
        <w:rPr>
          <w:rFonts w:ascii="Calibri" w:hAnsi="Calibri" w:eastAsia="Calibri" w:cs="Calibri"/>
          <w:color w:val="222222"/>
          <w:sz w:val="22"/>
          <w:szCs w:val="22"/>
          <w:lang w:eastAsia="en-US" w:bidi="ar-SA"/>
        </w:rPr>
        <w:t>is a practical, low-cost expression of both commitments.</w:t>
      </w:r>
    </w:p>
    <w:p w:rsidR="00422E8F" w:rsidP="745D5EFA" w:rsidRDefault="00422E8F" w14:paraId="62CE09C1" w14:textId="77777777">
      <w:pPr>
        <w:pStyle w:val="font-claude-response-body"/>
        <w:rPr>
          <w:rFonts w:ascii="Calibri" w:hAnsi="Calibri" w:eastAsia="Calibri" w:cs="Calibri"/>
          <w:color w:val="222222"/>
          <w:sz w:val="22"/>
          <w:szCs w:val="22"/>
          <w:lang w:val="en-US"/>
        </w:rPr>
      </w:pPr>
      <w:r w:rsidRPr="745D5EFA" w:rsidR="18402248">
        <w:rPr>
          <w:rFonts w:ascii="Calibri" w:hAnsi="Calibri" w:eastAsia="Calibri" w:cs="Calibri"/>
          <w:color w:val="222222"/>
          <w:sz w:val="22"/>
          <w:szCs w:val="22"/>
          <w:lang w:val="en-US" w:eastAsia="en-US" w:bidi="ar-SA"/>
        </w:rPr>
        <w:t xml:space="preserve">At present, the form submission process is managed primarily through manual, paper-based procedures. Forms are physically received at the PSC front desk, assessed by PSC Officers, and progressed through an internal review cycle that may involve deferral, resubmission, Commission tabling, and a formal decision. A prior attempt was made to use the </w:t>
      </w:r>
      <w:r w:rsidRPr="745D5EFA" w:rsidR="18402248">
        <w:rPr>
          <w:rFonts w:ascii="Calibri" w:hAnsi="Calibri" w:eastAsia="Calibri" w:cs="Calibri"/>
          <w:color w:val="222222"/>
          <w:sz w:val="22"/>
          <w:szCs w:val="22"/>
          <w:lang w:val="en-US" w:eastAsia="en-US" w:bidi="ar-SA"/>
        </w:rPr>
        <w:t>vTiger</w:t>
      </w:r>
      <w:r w:rsidRPr="745D5EFA" w:rsidR="18402248">
        <w:rPr>
          <w:rFonts w:ascii="Calibri" w:hAnsi="Calibri" w:eastAsia="Calibri" w:cs="Calibri"/>
          <w:color w:val="222222"/>
          <w:sz w:val="22"/>
          <w:szCs w:val="22"/>
          <w:lang w:val="en-US" w:eastAsia="en-US" w:bidi="ar-SA"/>
        </w:rPr>
        <w:t xml:space="preserve"> CRM platform for tracking, but it was found to be ill-suited to PSC's specific statutory workflow, as discussed later in this note.</w:t>
      </w:r>
    </w:p>
    <w:p w:rsidR="69199883" w:rsidP="6B3C2267" w:rsidRDefault="69199883" w14:paraId="344201E5" w14:textId="0D08FB65">
      <w:pPr>
        <w:pStyle w:val="font-claude-response-body"/>
        <w:rPr>
          <w:rFonts w:ascii="Calibri" w:hAnsi="Calibri" w:eastAsia="Calibri" w:cs="Calibri"/>
          <w:color w:val="222222"/>
          <w:sz w:val="22"/>
          <w:szCs w:val="22"/>
          <w:lang w:val="en-US"/>
        </w:rPr>
      </w:pPr>
      <w:r w:rsidRPr="6B3C2267" w:rsidR="69199883">
        <w:rPr>
          <w:rFonts w:ascii="Calibri" w:hAnsi="Calibri" w:eastAsia="Calibri" w:cs="Calibri"/>
          <w:color w:val="222222"/>
          <w:sz w:val="22"/>
          <w:szCs w:val="22"/>
          <w:lang w:val="en-US" w:eastAsia="en-US" w:bidi="ar-SA"/>
        </w:rPr>
        <w:t xml:space="preserve">This Concept Note proposes the development of the </w:t>
      </w:r>
      <w:r w:rsidRPr="6B3C2267" w:rsidR="67046AB5">
        <w:rPr>
          <w:rFonts w:ascii="Calibri" w:hAnsi="Calibri" w:eastAsia="Calibri" w:cs="Calibri"/>
          <w:color w:val="222222"/>
          <w:sz w:val="22"/>
          <w:szCs w:val="22"/>
          <w:lang w:val="en-US" w:eastAsia="en-US" w:bidi="ar-SA"/>
        </w:rPr>
        <w:t xml:space="preserve">Commission Decision App </w:t>
      </w:r>
      <w:r w:rsidRPr="6B3C2267" w:rsidR="69199883">
        <w:rPr>
          <w:rFonts w:ascii="Calibri" w:hAnsi="Calibri" w:eastAsia="Calibri" w:cs="Calibri"/>
          <w:color w:val="222222"/>
          <w:sz w:val="22"/>
          <w:szCs w:val="22"/>
          <w:lang w:val="en-US" w:eastAsia="en-US" w:bidi="ar-SA"/>
        </w:rPr>
        <w:t xml:space="preserve">— a lightweight, purpose-built web platform designed and </w:t>
      </w:r>
      <w:r w:rsidRPr="6B3C2267" w:rsidR="69199883">
        <w:rPr>
          <w:rFonts w:ascii="Calibri" w:hAnsi="Calibri" w:eastAsia="Calibri" w:cs="Calibri"/>
          <w:color w:val="222222"/>
          <w:sz w:val="22"/>
          <w:szCs w:val="22"/>
          <w:lang w:val="en-US" w:eastAsia="en-US" w:bidi="ar-SA"/>
        </w:rPr>
        <w:t>maintained</w:t>
      </w:r>
      <w:r w:rsidRPr="6B3C2267" w:rsidR="69199883">
        <w:rPr>
          <w:rFonts w:ascii="Calibri" w:hAnsi="Calibri" w:eastAsia="Calibri" w:cs="Calibri"/>
          <w:color w:val="222222"/>
          <w:sz w:val="22"/>
          <w:szCs w:val="22"/>
          <w:lang w:val="en-US" w:eastAsia="en-US" w:bidi="ar-SA"/>
        </w:rPr>
        <w:t xml:space="preserve"> by the IPDU — to </w:t>
      </w:r>
      <w:r w:rsidRPr="6B3C2267" w:rsidR="69199883">
        <w:rPr>
          <w:rFonts w:ascii="Calibri" w:hAnsi="Calibri" w:eastAsia="Calibri" w:cs="Calibri"/>
          <w:color w:val="222222"/>
          <w:sz w:val="22"/>
          <w:szCs w:val="22"/>
          <w:lang w:val="en-US" w:eastAsia="en-US" w:bidi="ar-SA"/>
        </w:rPr>
        <w:t>digitise</w:t>
      </w:r>
      <w:r w:rsidRPr="6B3C2267" w:rsidR="69199883">
        <w:rPr>
          <w:rFonts w:ascii="Calibri" w:hAnsi="Calibri" w:eastAsia="Calibri" w:cs="Calibri"/>
          <w:color w:val="222222"/>
          <w:sz w:val="22"/>
          <w:szCs w:val="22"/>
          <w:lang w:val="en-US" w:eastAsia="en-US" w:bidi="ar-SA"/>
        </w:rPr>
        <w:t xml:space="preserve"> the recording and tracking of PSC form submissions from the point of receipt at PSC </w:t>
      </w:r>
      <w:r w:rsidRPr="6B3C2267" w:rsidR="6C4E2B09">
        <w:rPr>
          <w:rFonts w:ascii="Calibri" w:hAnsi="Calibri" w:eastAsia="Calibri" w:cs="Calibri"/>
          <w:color w:val="222222"/>
          <w:sz w:val="22"/>
          <w:szCs w:val="22"/>
          <w:lang w:val="en-US" w:eastAsia="en-US" w:bidi="ar-SA"/>
        </w:rPr>
        <w:t xml:space="preserve">through to final Commission decision. Artificial intelligence (AI) is planned for Phase 3, after the core tracker and </w:t>
      </w:r>
      <w:r w:rsidRPr="6B3C2267" w:rsidR="6C4E2B09">
        <w:rPr>
          <w:rFonts w:ascii="Calibri" w:hAnsi="Calibri" w:eastAsia="Calibri" w:cs="Calibri"/>
          <w:color w:val="222222"/>
          <w:sz w:val="22"/>
          <w:szCs w:val="22"/>
          <w:lang w:val="en-US" w:eastAsia="en-US" w:bidi="ar-SA"/>
        </w:rPr>
        <w:t>ministry</w:t>
      </w:r>
      <w:r w:rsidRPr="6B3C2267" w:rsidR="6C4E2B09">
        <w:rPr>
          <w:rFonts w:ascii="Calibri" w:hAnsi="Calibri" w:eastAsia="Calibri" w:cs="Calibri"/>
          <w:color w:val="222222"/>
          <w:sz w:val="22"/>
          <w:szCs w:val="22"/>
          <w:lang w:val="en-US" w:eastAsia="en-US" w:bidi="ar-SA"/>
        </w:rPr>
        <w:t xml:space="preserve"> read-only access </w:t>
      </w:r>
      <w:r w:rsidRPr="6B3C2267" w:rsidR="6C4E2B09">
        <w:rPr>
          <w:rFonts w:ascii="Calibri" w:hAnsi="Calibri" w:eastAsia="Calibri" w:cs="Calibri"/>
          <w:color w:val="222222"/>
          <w:sz w:val="22"/>
          <w:szCs w:val="22"/>
          <w:lang w:val="en-US" w:eastAsia="en-US" w:bidi="ar-SA"/>
        </w:rPr>
        <w:t>are</w:t>
      </w:r>
      <w:r w:rsidRPr="6B3C2267" w:rsidR="6C4E2B09">
        <w:rPr>
          <w:rFonts w:ascii="Calibri" w:hAnsi="Calibri" w:eastAsia="Calibri" w:cs="Calibri"/>
          <w:color w:val="222222"/>
          <w:sz w:val="22"/>
          <w:szCs w:val="22"/>
          <w:lang w:val="en-US" w:eastAsia="en-US" w:bidi="ar-SA"/>
        </w:rPr>
        <w:t xml:space="preserve"> stable. In Phase 3, AI will </w:t>
      </w:r>
      <w:r w:rsidRPr="6B3C2267" w:rsidR="6C4E2B09">
        <w:rPr>
          <w:rFonts w:ascii="Calibri" w:hAnsi="Calibri" w:eastAsia="Calibri" w:cs="Calibri"/>
          <w:color w:val="222222"/>
          <w:sz w:val="22"/>
          <w:szCs w:val="22"/>
          <w:lang w:val="en-US" w:eastAsia="en-US" w:bidi="ar-SA"/>
        </w:rPr>
        <w:t>assist</w:t>
      </w:r>
      <w:r w:rsidRPr="6B3C2267" w:rsidR="6C4E2B09">
        <w:rPr>
          <w:rFonts w:ascii="Calibri" w:hAnsi="Calibri" w:eastAsia="Calibri" w:cs="Calibri"/>
          <w:color w:val="222222"/>
          <w:sz w:val="22"/>
          <w:szCs w:val="22"/>
          <w:lang w:val="en-US" w:eastAsia="en-US" w:bidi="ar-SA"/>
        </w:rPr>
        <w:t xml:space="preserve"> PSC officers with drafting formal correspondence, checking submission completeness, preparing assessment memoranda, and generating management summaries and plain-language views over database-backed statistics - reducing routine workload while keeping human review and approval mandatory for all outputs.</w:t>
      </w:r>
    </w:p>
    <w:p w:rsidR="5C27B2C5" w:rsidP="745D5EFA" w:rsidRDefault="5C27B2C5" w14:paraId="09755BE5" w14:textId="570901FA">
      <w:pPr>
        <w:pStyle w:val="font-claude-response-body"/>
        <w:rPr>
          <w:rFonts w:ascii="Calibri" w:hAnsi="Calibri" w:eastAsia="Calibri" w:cs="Calibri"/>
          <w:noProof w:val="0"/>
          <w:color w:val="222222"/>
          <w:sz w:val="20"/>
          <w:szCs w:val="20"/>
          <w:lang w:val="en-US" w:eastAsia="en-US" w:bidi="ar-SA"/>
        </w:rPr>
      </w:pPr>
      <w:r w:rsidRPr="6B3C2267" w:rsidR="35E78394">
        <w:rPr>
          <w:rFonts w:ascii="Calibri" w:hAnsi="Calibri" w:eastAsia="Calibri" w:cs="Calibri"/>
          <w:noProof w:val="0"/>
          <w:color w:val="222222"/>
          <w:sz w:val="22"/>
          <w:szCs w:val="22"/>
          <w:lang w:val="en-US" w:eastAsia="en-US" w:bidi="ar-SA"/>
        </w:rPr>
        <w:t xml:space="preserve">The PSSM prescribes that OPSC should record and track form submissions through a dedicated tracking system as part of its 21-working-day assessment obligation. The </w:t>
      </w:r>
      <w:r w:rsidRPr="6B3C2267" w:rsidR="67046AB5">
        <w:rPr>
          <w:rFonts w:ascii="Calibri" w:hAnsi="Calibri" w:eastAsia="Calibri" w:cs="Calibri"/>
          <w:noProof w:val="0"/>
          <w:color w:val="222222"/>
          <w:sz w:val="22"/>
          <w:szCs w:val="22"/>
          <w:lang w:val="en-US" w:eastAsia="en-US" w:bidi="ar-SA"/>
        </w:rPr>
        <w:t xml:space="preserve">Commission Decision App </w:t>
      </w:r>
      <w:r w:rsidRPr="6B3C2267" w:rsidR="35E78394">
        <w:rPr>
          <w:rFonts w:ascii="Calibri" w:hAnsi="Calibri" w:eastAsia="Calibri" w:cs="Calibri"/>
          <w:noProof w:val="0"/>
          <w:color w:val="222222"/>
          <w:sz w:val="22"/>
          <w:szCs w:val="22"/>
          <w:lang w:val="en-US" w:eastAsia="en-US" w:bidi="ar-SA"/>
        </w:rPr>
        <w:t>fulfils this requirement.</w:t>
      </w:r>
    </w:p>
    <w:p w:rsidR="00185DBC" w:rsidRDefault="00C031C9" w14:paraId="717DD255" w14:textId="46D9AE96">
      <w:r>
        <w:pict w14:anchorId="5F17F224">
          <v:rect id="_x0000_i1025" style="width:0;height:1.5pt" o:hr="t" o:hrstd="t" o:hralign="center"/>
        </w:pict>
      </w:r>
    </w:p>
    <w:p w:rsidR="00185DBC" w:rsidP="745D5EFA" w:rsidRDefault="00AF3EC4" w14:paraId="02FB0C2E" w14:textId="77777777">
      <w:pPr>
        <w:pStyle w:val="Heading1"/>
        <w:rPr>
          <w:rFonts w:ascii="Calibri" w:hAnsi="Calibri" w:eastAsia="Calibri" w:cs="Calibri"/>
          <w:b w:val="1"/>
          <w:bCs w:val="1"/>
        </w:rPr>
      </w:pPr>
      <w:bookmarkStart w:name="background-and-problem-statement" w:id="3"/>
      <w:bookmarkEnd w:id="1"/>
      <w:bookmarkStart w:name="_Toc380101726" w:id="1903609406"/>
      <w:r w:rsidRPr="6B3C2267" w:rsidR="1EF2A1FD">
        <w:rPr>
          <w:rFonts w:ascii="Calibri" w:hAnsi="Calibri" w:eastAsia="Calibri" w:cs="Calibri"/>
          <w:b w:val="1"/>
          <w:bCs w:val="1"/>
        </w:rPr>
        <w:t>2. Background and Problem Statement</w:t>
      </w:r>
      <w:bookmarkEnd w:id="1903609406"/>
    </w:p>
    <w:p w:rsidR="00185DBC" w:rsidP="745D5EFA" w:rsidRDefault="00AF3EC4" w14:paraId="740EF994" w14:textId="77777777">
      <w:pPr>
        <w:pStyle w:val="Heading2"/>
        <w:rPr>
          <w:rFonts w:ascii="Calibri" w:hAnsi="Calibri" w:eastAsia="Calibri" w:cs="Calibri"/>
          <w:b w:val="1"/>
          <w:bCs w:val="1"/>
        </w:rPr>
      </w:pPr>
      <w:bookmarkStart w:name="the-current-process" w:id="5"/>
      <w:commentRangeStart w:id="6"/>
      <w:bookmarkStart w:name="_Toc227495255" w:id="1317339365"/>
      <w:r w:rsidRPr="6B3C2267" w:rsidR="1EF2A1FD">
        <w:rPr>
          <w:rFonts w:ascii="Calibri" w:hAnsi="Calibri" w:eastAsia="Calibri" w:cs="Calibri"/>
          <w:b w:val="1"/>
          <w:bCs w:val="1"/>
        </w:rPr>
        <w:t>2.1 Current Process (see Need Assessment Brief)</w:t>
      </w:r>
      <w:commentRangeEnd w:id="6"/>
      <w:r>
        <w:rPr>
          <w:rStyle w:val="CommentReference"/>
        </w:rPr>
      </w:r>
      <w:bookmarkEnd w:id="1317339365"/>
    </w:p>
    <w:p w:rsidR="00185DBC" w:rsidP="745D5EFA" w:rsidRDefault="00AF3EC4" w14:paraId="7D899DCC" w14:textId="54264852">
      <w:pPr>
        <w:pStyle w:val="FirstParagraph"/>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t>The current manual process is fully documented in the separate Need Assessment Brief. This Concept Note replaces the NAB for the automated workflow and does not reproduce the manual process description.</w:t>
      </w:r>
      <w:r w:rsidRPr="745D5EFA" w:rsidR="39267F85">
        <w:rPr>
          <w:rFonts w:ascii="Calibri" w:hAnsi="Calibri" w:eastAsia="Calibri" w:cs="Calibri"/>
          <w:color w:val="222222"/>
          <w:sz w:val="22"/>
          <w:szCs w:val="22"/>
          <w:lang w:eastAsia="en-US" w:bidi="ar-SA"/>
        </w:rPr>
      </w:r>
      <w:r w:rsidRPr="745D5EFA" w:rsidR="39267F85">
        <w:rPr>
          <w:rFonts w:ascii="Calibri" w:hAnsi="Calibri" w:eastAsia="Calibri" w:cs="Calibri"/>
          <w:color w:val="222222"/>
          <w:sz w:val="22"/>
          <w:szCs w:val="22"/>
          <w:lang w:eastAsia="en-US" w:bidi="ar-SA"/>
        </w:rPr>
      </w:r>
    </w:p>
    <w:p w:rsidR="00185DBC" w:rsidP="745D5EFA" w:rsidRDefault="00AF3EC4" w14:paraId="237795C5" w14:textId="79ADB630">
      <w:pPr>
        <w:pStyle w:val="Compact"/>
        <w:numPr>
          <w:ilvl w:val="0"/>
          <w:numId w:val="2"/>
        </w:numPr>
        <w:rPr>
          <w:rFonts w:ascii="Calibri" w:hAnsi="Calibri" w:eastAsia="Calibri" w:cs="Calibri"/>
          <w:color w:val="222222"/>
          <w:sz w:val="22"/>
          <w:szCs w:val="22"/>
          <w:lang w:eastAsia="en-US" w:bidi="ar-SA"/>
        </w:rPr>
      </w:pP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p>
    <w:p w:rsidR="00185DBC" w:rsidP="745D5EFA" w:rsidRDefault="00AF3EC4" w14:paraId="3DB96761"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r>
    </w:p>
    <w:p w:rsidR="00185DBC" w:rsidP="745D5EFA" w:rsidRDefault="00AF3EC4" w14:paraId="0CBFD2A7"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r>
    </w:p>
    <w:p w:rsidR="00185DBC" w:rsidP="745D5EFA" w:rsidRDefault="00AF3EC4" w14:paraId="3600FF0D"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r>
    </w:p>
    <w:p w:rsidR="00185DBC" w:rsidP="745D5EFA" w:rsidRDefault="00AF3EC4" w14:paraId="5F4559E8"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r>
    </w:p>
    <w:p w:rsidR="00185DBC" w:rsidP="745D5EFA" w:rsidRDefault="00AF3EC4" w14:paraId="0296FE5D" w14:textId="431A7FC7">
      <w:pPr>
        <w:pStyle w:val="Compact"/>
        <w:numPr>
          <w:ilvl w:val="0"/>
          <w:numId w:val="2"/>
        </w:numPr>
        <w:rPr>
          <w:rFonts w:ascii="Calibri" w:hAnsi="Calibri" w:eastAsia="Calibri" w:cs="Calibri"/>
          <w:color w:val="222222"/>
          <w:sz w:val="22"/>
          <w:szCs w:val="22"/>
          <w:lang w:eastAsia="en-US" w:bidi="ar-SA"/>
        </w:rPr>
      </w:pP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r w:rsidRPr="6B3C2267" w:rsidR="1EF2A1FD">
        <w:rPr>
          <w:rFonts w:ascii="Calibri" w:hAnsi="Calibri" w:eastAsia="Calibri" w:cs="Calibri"/>
          <w:color w:val="222222"/>
          <w:sz w:val="22"/>
          <w:szCs w:val="22"/>
          <w:lang w:eastAsia="en-US" w:bidi="ar-SA"/>
        </w:rPr>
      </w:r>
      <w:ins w:author="Jean Yves Bibi" w:date="2026-05-04T00:58:59.892Z" w16du:dateUtc="2026-05-04T00:58:59.892Z" w:id="1748436780">
        <w:r w:rsidRPr="6B3C2267" w:rsidR="417E4AB7">
          <w:rPr>
            <w:rFonts w:ascii="Calibri" w:hAnsi="Calibri" w:eastAsia="Calibri" w:cs="Calibri"/>
            <w:color w:val="222222"/>
            <w:sz w:val="22"/>
            <w:szCs w:val="22"/>
            <w:lang w:eastAsia="en-US" w:bidi="ar-SA"/>
          </w:rPr>
          <w:t xml:space="preserve"> and the manager compl</w:t>
        </w:r>
      </w:ins>
      <w:ins w:author="Jean Yves Bibi" w:date="2026-05-04T00:59:07.165Z" w16du:dateUtc="2026-05-04T00:59:07.165Z" w:id="1931500420">
        <w:r w:rsidRPr="6B3C2267" w:rsidR="417E4AB7">
          <w:rPr>
            <w:rFonts w:ascii="Calibri" w:hAnsi="Calibri" w:eastAsia="Calibri" w:cs="Calibri"/>
            <w:color w:val="222222"/>
            <w:sz w:val="22"/>
            <w:szCs w:val="22"/>
            <w:lang w:eastAsia="en-US" w:bidi="ar-SA"/>
          </w:rPr>
          <w:t>i</w:t>
        </w:r>
      </w:ins>
      <w:ins w:author="Jean Yves Bibi" w:date="2026-05-04T00:58:59.892Z" w16du:dateUtc="2026-05-04T00:58:59.892Z" w:id="296891725">
        <w:r w:rsidRPr="6B3C2267" w:rsidR="417E4AB7">
          <w:rPr>
            <w:rFonts w:ascii="Calibri" w:hAnsi="Calibri" w:eastAsia="Calibri" w:cs="Calibri"/>
            <w:color w:val="222222"/>
            <w:sz w:val="22"/>
            <w:szCs w:val="22"/>
            <w:lang w:eastAsia="en-US" w:bidi="ar-SA"/>
          </w:rPr>
          <w:t>ance for any discipl</w:t>
        </w:r>
      </w:ins>
      <w:ins w:author="Jean Yves Bibi" w:date="2026-05-04T00:59:11.845Z" w16du:dateUtc="2026-05-04T00:59:11.845Z" w:id="373814575">
        <w:r w:rsidRPr="6B3C2267" w:rsidR="417E4AB7">
          <w:rPr>
            <w:rFonts w:ascii="Calibri" w:hAnsi="Calibri" w:eastAsia="Calibri" w:cs="Calibri"/>
            <w:color w:val="222222"/>
            <w:sz w:val="22"/>
            <w:szCs w:val="22"/>
            <w:lang w:eastAsia="en-US" w:bidi="ar-SA"/>
          </w:rPr>
          <w:t>i</w:t>
        </w:r>
      </w:ins>
      <w:ins w:author="Jean Yves Bibi" w:date="2026-05-04T00:58:59.892Z" w16du:dateUtc="2026-05-04T00:58:59.892Z" w:id="1314727524">
        <w:r w:rsidRPr="6B3C2267" w:rsidR="417E4AB7">
          <w:rPr>
            <w:rFonts w:ascii="Calibri" w:hAnsi="Calibri" w:eastAsia="Calibri" w:cs="Calibri"/>
            <w:color w:val="222222"/>
            <w:sz w:val="22"/>
            <w:szCs w:val="22"/>
            <w:lang w:eastAsia="en-US" w:bidi="ar-SA"/>
          </w:rPr>
          <w:t>nary matters</w:t>
        </w:r>
      </w:ins>
      <w:del w:author="Jean Yves Bibi" w:date="2026-05-04T00:58:37.813Z" w16du:dateUtc="2026-05-04T00:58:37.813Z" w:id="727751701">
        <w:r w:rsidRPr="6B3C2267" w:rsidDel="1EF2A1FD">
          <w:rPr>
            <w:rFonts w:ascii="Calibri" w:hAnsi="Calibri" w:eastAsia="Calibri" w:cs="Calibri"/>
            <w:color w:val="222222"/>
            <w:sz w:val="22"/>
            <w:szCs w:val="22"/>
            <w:lang w:eastAsia="en-US" w:bidi="ar-SA"/>
          </w:rPr>
          <w:delText>.</w:delText>
        </w:r>
      </w:del>
    </w:p>
    <w:p w:rsidR="00185DBC" w:rsidP="745D5EFA" w:rsidRDefault="00AF3EC4" w14:paraId="75A8EA88"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r>
      <w:r w:rsidRPr="745D5EFA" w:rsidR="39267F85">
        <w:rPr>
          <w:rFonts w:ascii="Calibri" w:hAnsi="Calibri" w:eastAsia="Calibri" w:cs="Calibri"/>
          <w:color w:val="222222"/>
          <w:sz w:val="22"/>
          <w:szCs w:val="22"/>
          <w:lang w:eastAsia="en-US" w:bidi="ar-SA"/>
        </w:rPr>
      </w:r>
      <w:r w:rsidRPr="745D5EFA" w:rsidR="39267F85">
        <w:rPr>
          <w:rFonts w:ascii="Calibri" w:hAnsi="Calibri" w:eastAsia="Calibri" w:cs="Calibri"/>
          <w:color w:val="222222"/>
          <w:sz w:val="22"/>
          <w:szCs w:val="22"/>
          <w:lang w:eastAsia="en-US" w:bidi="ar-SA"/>
        </w:rPr>
      </w:r>
      <w:r w:rsidRPr="745D5EFA" w:rsidR="39267F85">
        <w:rPr>
          <w:rFonts w:ascii="Calibri" w:hAnsi="Calibri" w:eastAsia="Calibri" w:cs="Calibri"/>
          <w:color w:val="222222"/>
          <w:sz w:val="22"/>
          <w:szCs w:val="22"/>
          <w:lang w:eastAsia="en-US" w:bidi="ar-SA"/>
        </w:rPr>
      </w:r>
    </w:p>
    <w:p w:rsidR="00185DBC" w:rsidP="745D5EFA" w:rsidRDefault="00AF3EC4" w14:paraId="6C3A5ED0" w14:textId="77777777">
      <w:pPr>
        <w:pStyle w:val="Compact"/>
        <w:numPr>
          <w:ilvl w:val="0"/>
          <w:numId w:val="2"/>
        </w:numPr>
        <w:suppressLineNumbers w:val="0"/>
        <w:bidi w:val="0"/>
        <w:spacing w:before="36" w:beforeAutospacing="off" w:after="36" w:afterAutospacing="off" w:line="259" w:lineRule="auto"/>
        <w:ind w:left="720" w:right="0" w:hanging="360"/>
        <w:jc w:val="left"/>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r>
      <w:r w:rsidRPr="745D5EFA" w:rsidR="39267F85">
        <w:rPr>
          <w:rFonts w:ascii="Calibri" w:hAnsi="Calibri" w:eastAsia="Calibri" w:cs="Calibri"/>
          <w:color w:val="222222"/>
          <w:sz w:val="22"/>
          <w:szCs w:val="22"/>
          <w:lang w:eastAsia="en-US" w:bidi="ar-SA"/>
        </w:rPr>
      </w:r>
      <w:r w:rsidRPr="745D5EFA" w:rsidR="39267F85">
        <w:rPr>
          <w:rFonts w:ascii="Calibri" w:hAnsi="Calibri" w:eastAsia="Calibri" w:cs="Calibri"/>
          <w:color w:val="222222"/>
          <w:sz w:val="22"/>
          <w:szCs w:val="22"/>
          <w:lang w:eastAsia="en-US" w:bidi="ar-SA"/>
        </w:rPr>
      </w:r>
    </w:p>
    <w:p w:rsidR="00185DBC" w:rsidP="745D5EFA" w:rsidRDefault="00AF3EC4" w14:paraId="165448A0" w14:textId="77777777">
      <w:pPr>
        <w:pStyle w:val="Compact"/>
        <w:numPr>
          <w:ilvl w:val="0"/>
          <w:numId w:val="2"/>
        </w:numPr>
        <w:rPr>
          <w:rFonts w:ascii="Calibri" w:hAnsi="Calibri" w:eastAsia="Calibri" w:cs="Calibri"/>
          <w:color w:val="222222"/>
          <w:sz w:val="22"/>
          <w:szCs w:val="22"/>
          <w:lang w:eastAsia="en-US" w:bidi="ar-SA"/>
        </w:rPr>
      </w:pPr>
      <w:r w:rsidRPr="745D5EFA" w:rsidR="39267F85">
        <w:rPr>
          <w:rFonts w:ascii="Calibri" w:hAnsi="Calibri" w:eastAsia="Calibri" w:cs="Calibri"/>
          <w:color w:val="222222"/>
          <w:sz w:val="22"/>
          <w:szCs w:val="22"/>
          <w:lang w:eastAsia="en-US" w:bidi="ar-SA"/>
        </w:rPr>
      </w:r>
      <w:r w:rsidRPr="745D5EFA" w:rsidR="39267F85">
        <w:rPr>
          <w:rFonts w:ascii="Calibri" w:hAnsi="Calibri" w:eastAsia="Calibri" w:cs="Calibri"/>
          <w:color w:val="222222"/>
          <w:sz w:val="22"/>
          <w:szCs w:val="22"/>
          <w:lang w:eastAsia="en-US" w:bidi="ar-SA"/>
        </w:rPr>
      </w:r>
      <w:r w:rsidRPr="745D5EFA" w:rsidR="39267F85">
        <w:rPr>
          <w:rFonts w:ascii="Calibri" w:hAnsi="Calibri" w:eastAsia="Calibri" w:cs="Calibri"/>
          <w:color w:val="222222"/>
          <w:sz w:val="22"/>
          <w:szCs w:val="22"/>
          <w:lang w:eastAsia="en-US" w:bidi="ar-SA"/>
        </w:rPr>
      </w:r>
      <w:r w:rsidRPr="745D5EFA" w:rsidR="39267F85">
        <w:rPr>
          <w:rFonts w:ascii="Calibri" w:hAnsi="Calibri" w:eastAsia="Calibri" w:cs="Calibri"/>
          <w:color w:val="222222"/>
          <w:sz w:val="22"/>
          <w:szCs w:val="22"/>
          <w:lang w:eastAsia="en-US" w:bidi="ar-SA"/>
        </w:rPr>
      </w:r>
    </w:p>
    <w:p w:rsidR="00185DBC" w:rsidP="745D5EFA" w:rsidRDefault="00AF3EC4" w14:paraId="3A72EDBA" w14:textId="77777777">
      <w:pPr>
        <w:pStyle w:val="Heading2"/>
        <w:rPr>
          <w:rFonts w:ascii="Calibri" w:hAnsi="Calibri" w:eastAsia="Calibri" w:cs="Calibri"/>
          <w:b w:val="1"/>
          <w:bCs w:val="1"/>
        </w:rPr>
      </w:pPr>
      <w:bookmarkStart w:name="X3075254d11fb511f2aff7fe9f08b0bace912204" w:id="15"/>
      <w:bookmarkEnd w:id="5"/>
      <w:commentRangeStart w:id="16"/>
      <w:bookmarkStart w:name="_Toc804445286" w:id="1570782212"/>
      <w:r w:rsidRPr="6B3C2267" w:rsidR="1EF2A1FD">
        <w:rPr>
          <w:rFonts w:ascii="Calibri" w:hAnsi="Calibri" w:eastAsia="Calibri" w:cs="Calibri"/>
          <w:b w:val="1"/>
          <w:bCs w:val="1"/>
        </w:rPr>
        <w:t>2.2 Key Problems with the Current Manual Approach</w:t>
      </w:r>
      <w:commentRangeEnd w:id="16"/>
      <w:r>
        <w:rPr>
          <w:rStyle w:val="CommentReference"/>
        </w:rPr>
        <w:commentReference w:id="16"/>
      </w:r>
      <w:bookmarkEnd w:id="1570782212"/>
    </w:p>
    <w:p w:rsidR="00185DBC" w:rsidP="745D5EFA" w:rsidRDefault="00AF3EC4" w14:paraId="6616DCF9" w14:textId="4B9235EE">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The absence of a </w:t>
      </w:r>
      <w:r w:rsidRPr="6B3C2267" w:rsidR="1EF2A1FD">
        <w:rPr>
          <w:rFonts w:ascii="Calibri" w:hAnsi="Calibri" w:eastAsia="Calibri" w:cs="Calibri"/>
          <w:color w:val="222222"/>
          <w:sz w:val="22"/>
          <w:szCs w:val="22"/>
        </w:rPr>
        <w:t>centralised</w:t>
      </w:r>
      <w:r w:rsidRPr="6B3C2267" w:rsidR="1EF2A1FD">
        <w:rPr>
          <w:rFonts w:ascii="Calibri" w:hAnsi="Calibri" w:eastAsia="Calibri" w:cs="Calibri"/>
          <w:color w:val="222222"/>
          <w:sz w:val="22"/>
          <w:szCs w:val="22"/>
        </w:rPr>
        <w:t xml:space="preserve"> digital tracking system creates </w:t>
      </w:r>
      <w:r w:rsidRPr="6B3C2267" w:rsidR="7F95F8EA">
        <w:rPr>
          <w:rFonts w:ascii="Calibri" w:hAnsi="Calibri" w:eastAsia="Calibri" w:cs="Calibri"/>
          <w:color w:val="222222"/>
          <w:sz w:val="22"/>
          <w:szCs w:val="22"/>
        </w:rPr>
        <w:t>several</w:t>
      </w:r>
      <w:r w:rsidRPr="6B3C2267" w:rsidR="1EF2A1FD">
        <w:rPr>
          <w:rFonts w:ascii="Calibri" w:hAnsi="Calibri" w:eastAsia="Calibri" w:cs="Calibri"/>
          <w:color w:val="222222"/>
          <w:sz w:val="22"/>
          <w:szCs w:val="22"/>
        </w:rPr>
        <w:t xml:space="preserve"> operational challenges for the PSC:</w:t>
      </w:r>
    </w:p>
    <w:p w:rsidR="00185DBC" w:rsidP="6B3C2267" w:rsidRDefault="00AF3EC4" w14:paraId="16282596"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 xml:space="preserve">No </w:t>
      </w:r>
      <w:r w:rsidRPr="6B3C2267" w:rsidR="1EF2A1FD">
        <w:rPr>
          <w:rFonts w:ascii="Calibri" w:hAnsi="Calibri" w:eastAsia="Calibri" w:cs="Calibri"/>
          <w:b w:val="1"/>
          <w:bCs w:val="1"/>
          <w:color w:val="222222"/>
          <w:sz w:val="22"/>
          <w:szCs w:val="22"/>
        </w:rPr>
        <w:t>centralised</w:t>
      </w:r>
      <w:r w:rsidRPr="6B3C2267" w:rsidR="1EF2A1FD">
        <w:rPr>
          <w:rFonts w:ascii="Calibri" w:hAnsi="Calibri" w:eastAsia="Calibri" w:cs="Calibri"/>
          <w:b w:val="1"/>
          <w:bCs w:val="1"/>
          <w:color w:val="222222"/>
          <w:sz w:val="22"/>
          <w:szCs w:val="22"/>
        </w:rPr>
        <w:t xml:space="preserve"> record of received forms.</w:t>
      </w:r>
      <w:r w:rsidRPr="6B3C2267" w:rsidR="1EF2A1FD">
        <w:rPr>
          <w:rFonts w:ascii="Calibri" w:hAnsi="Calibri" w:eastAsia="Calibri" w:cs="Calibri"/>
          <w:color w:val="222222"/>
          <w:sz w:val="22"/>
          <w:szCs w:val="22"/>
        </w:rPr>
        <w:t xml:space="preserve"> Forms received at the PSC front desk are tracked informally — via spreadsheets, email records, or physical registers — with no single authoritative source of truth. This makes it difficult for management to see, at any given moment, how many forms are in the system, at what stage, and who is responsible.</w:t>
      </w:r>
    </w:p>
    <w:p w:rsidR="00185DBC" w:rsidP="6B3C2267" w:rsidRDefault="00AF3EC4" w14:paraId="1D3698E7" w14:textId="45171B29">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No systematic enforcement of the 21-working-day assessment window.</w:t>
      </w:r>
      <w:r w:rsidRPr="6B3C2267" w:rsidR="1EF2A1FD">
        <w:rPr>
          <w:rFonts w:ascii="Calibri" w:hAnsi="Calibri" w:eastAsia="Calibri" w:cs="Calibri"/>
          <w:color w:val="222222"/>
          <w:sz w:val="22"/>
          <w:szCs w:val="22"/>
        </w:rPr>
        <w:t xml:space="preserve"> The PSC has a statutory obligation to assess submissions within 21 working days. Without a system to </w:t>
      </w:r>
      <w:r w:rsidRPr="6B3C2267" w:rsidR="1EF2A1FD">
        <w:rPr>
          <w:rFonts w:ascii="Calibri" w:hAnsi="Calibri" w:eastAsia="Calibri" w:cs="Calibri"/>
          <w:color w:val="222222"/>
          <w:sz w:val="22"/>
          <w:szCs w:val="22"/>
        </w:rPr>
        <w:t xml:space="preserve">record the </w:t>
      </w:r>
      <w:r w:rsidRPr="6B3C2267" w:rsidR="0AF49A9A">
        <w:rPr>
          <w:rFonts w:ascii="Calibri" w:hAnsi="Calibri" w:eastAsia="Calibri" w:cs="Calibri"/>
          <w:color w:val="222222"/>
          <w:sz w:val="22"/>
          <w:szCs w:val="22"/>
        </w:rPr>
        <w:t>date</w:t>
      </w:r>
      <w:r w:rsidRPr="6B3C2267" w:rsidR="0AF49A9A">
        <w:rPr>
          <w:rFonts w:ascii="Calibri" w:hAnsi="Calibri" w:eastAsia="Calibri" w:cs="Calibri"/>
          <w:color w:val="222222"/>
          <w:sz w:val="22"/>
          <w:szCs w:val="22"/>
        </w:rPr>
        <w:t xml:space="preserve"> of</w:t>
      </w:r>
      <w:r w:rsidRPr="6B3C2267" w:rsidR="1EF2A1FD">
        <w:rPr>
          <w:rFonts w:ascii="Calibri" w:hAnsi="Calibri" w:eastAsia="Calibri" w:cs="Calibri"/>
          <w:color w:val="222222"/>
          <w:sz w:val="22"/>
          <w:szCs w:val="22"/>
        </w:rPr>
        <w:t xml:space="preserve"> </w:t>
      </w:r>
      <w:r w:rsidRPr="6B3C2267" w:rsidR="29E3A422">
        <w:rPr>
          <w:rFonts w:ascii="Calibri" w:hAnsi="Calibri" w:eastAsia="Calibri" w:cs="Calibri"/>
          <w:color w:val="222222"/>
          <w:sz w:val="22"/>
          <w:szCs w:val="22"/>
        </w:rPr>
        <w:t xml:space="preserve">which </w:t>
      </w:r>
      <w:r w:rsidRPr="6B3C2267" w:rsidR="1EF2A1FD">
        <w:rPr>
          <w:rFonts w:ascii="Calibri" w:hAnsi="Calibri" w:eastAsia="Calibri" w:cs="Calibri"/>
          <w:color w:val="222222"/>
          <w:sz w:val="22"/>
          <w:szCs w:val="22"/>
        </w:rPr>
        <w:t>assessment formally begin</w:t>
      </w:r>
      <w:r w:rsidRPr="6B3C2267" w:rsidR="1EF2A1FD">
        <w:rPr>
          <w:rFonts w:ascii="Calibri" w:hAnsi="Calibri" w:eastAsia="Calibri" w:cs="Calibri"/>
          <w:color w:val="222222"/>
          <w:sz w:val="22"/>
          <w:szCs w:val="22"/>
        </w:rPr>
        <w:t xml:space="preserve">s, it is difficult to </w:t>
      </w:r>
      <w:r w:rsidRPr="6B3C2267" w:rsidR="1EF2A1FD">
        <w:rPr>
          <w:rFonts w:ascii="Calibri" w:hAnsi="Calibri" w:eastAsia="Calibri" w:cs="Calibri"/>
          <w:color w:val="222222"/>
          <w:sz w:val="22"/>
          <w:szCs w:val="22"/>
        </w:rPr>
        <w:t>monitor</w:t>
      </w:r>
      <w:r w:rsidRPr="6B3C2267" w:rsidR="1EF2A1FD">
        <w:rPr>
          <w:rFonts w:ascii="Calibri" w:hAnsi="Calibri" w:eastAsia="Calibri" w:cs="Calibri"/>
          <w:color w:val="222222"/>
          <w:sz w:val="22"/>
          <w:szCs w:val="22"/>
        </w:rPr>
        <w:t xml:space="preserve"> compliance with this </w:t>
      </w:r>
      <w:r w:rsidRPr="6B3C2267" w:rsidR="1EF2A1FD">
        <w:rPr>
          <w:rFonts w:ascii="Calibri" w:hAnsi="Calibri" w:eastAsia="Calibri" w:cs="Calibri"/>
          <w:color w:val="222222"/>
          <w:sz w:val="22"/>
          <w:szCs w:val="22"/>
        </w:rPr>
        <w:t>timeframe</w:t>
      </w:r>
      <w:r w:rsidRPr="6B3C2267" w:rsidR="1EF2A1FD">
        <w:rPr>
          <w:rFonts w:ascii="Calibri" w:hAnsi="Calibri" w:eastAsia="Calibri" w:cs="Calibri"/>
          <w:color w:val="222222"/>
          <w:sz w:val="22"/>
          <w:szCs w:val="22"/>
        </w:rPr>
        <w:t xml:space="preserve"> or </w:t>
      </w:r>
      <w:r w:rsidRPr="6B3C2267" w:rsidR="1EF2A1FD">
        <w:rPr>
          <w:rFonts w:ascii="Calibri" w:hAnsi="Calibri" w:eastAsia="Calibri" w:cs="Calibri"/>
          <w:color w:val="222222"/>
          <w:sz w:val="22"/>
          <w:szCs w:val="22"/>
        </w:rPr>
        <w:t>identify</w:t>
      </w:r>
      <w:r w:rsidRPr="6B3C2267" w:rsidR="1EF2A1FD">
        <w:rPr>
          <w:rFonts w:ascii="Calibri" w:hAnsi="Calibri" w:eastAsia="Calibri" w:cs="Calibri"/>
          <w:color w:val="222222"/>
          <w:sz w:val="22"/>
          <w:szCs w:val="22"/>
        </w:rPr>
        <w:t xml:space="preserve"> submissions that are overdue.</w:t>
      </w:r>
    </w:p>
    <w:p w:rsidR="00185DBC" w:rsidP="6B3C2267" w:rsidRDefault="00AF3EC4" w14:paraId="52948C3D"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Ministries and departments cannot track their submissions.</w:t>
      </w:r>
      <w:r w:rsidRPr="6B3C2267" w:rsidR="1EF2A1FD">
        <w:rPr>
          <w:rFonts w:ascii="Calibri" w:hAnsi="Calibri" w:eastAsia="Calibri" w:cs="Calibri"/>
          <w:color w:val="222222"/>
          <w:sz w:val="22"/>
          <w:szCs w:val="22"/>
        </w:rPr>
        <w:t xml:space="preserve"> Once a form is sent to the PSC, ministry and department staff have no way to check its status without making a phone call or sending an email. This places an administrative burden on PSC staff who must respond to status enquiries.</w:t>
      </w:r>
    </w:p>
    <w:p w:rsidR="00185DBC" w:rsidP="6B3C2267" w:rsidRDefault="00AF3EC4" w14:paraId="27D4F473"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No aggregated reporting.</w:t>
      </w:r>
      <w:r w:rsidRPr="6B3C2267" w:rsidR="1EF2A1FD">
        <w:rPr>
          <w:rFonts w:ascii="Calibri" w:hAnsi="Calibri" w:eastAsia="Calibri" w:cs="Calibri"/>
          <w:color w:val="222222"/>
          <w:sz w:val="22"/>
          <w:szCs w:val="22"/>
        </w:rPr>
        <w:t xml:space="preserve"> PSC management and the Commission currently have limited ability to run reports on submission volumes, trends by ministry, form type, outcomes, or assessment timelines. All such analysis requires manual compilation of records.</w:t>
      </w:r>
    </w:p>
    <w:p w:rsidR="00185DBC" w:rsidP="6B3C2267" w:rsidRDefault="00AF3EC4" w14:paraId="2FB2B605"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Risk of lost or misplaced forms.</w:t>
      </w:r>
      <w:r w:rsidRPr="6B3C2267" w:rsidR="1EF2A1FD">
        <w:rPr>
          <w:rFonts w:ascii="Calibri" w:hAnsi="Calibri" w:eastAsia="Calibri" w:cs="Calibri"/>
          <w:color w:val="222222"/>
          <w:sz w:val="22"/>
          <w:szCs w:val="22"/>
        </w:rPr>
        <w:t xml:space="preserve"> Physical forms can be lost, misfiled, or damaged. Without a digital log of what has been received, it is difficult to recover the history of a submission or verify whether a form was ever lodged.</w:t>
      </w:r>
    </w:p>
    <w:p w:rsidR="00185DBC" w:rsidP="6B3C2267" w:rsidRDefault="00AF3EC4" w14:paraId="75FDBA46" w14:textId="77777777">
      <w:pPr>
        <w:pStyle w:val="BodyText"/>
        <w:numPr>
          <w:ilvl w:val="0"/>
          <w:numId w:val="15"/>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 xml:space="preserve">No audit </w:t>
      </w:r>
      <w:r w:rsidRPr="6B3C2267" w:rsidR="1EF2A1FD">
        <w:rPr>
          <w:rFonts w:ascii="Calibri" w:hAnsi="Calibri" w:eastAsia="Calibri" w:cs="Calibri"/>
          <w:b w:val="1"/>
          <w:bCs w:val="1"/>
          <w:color w:val="222222"/>
          <w:sz w:val="22"/>
          <w:szCs w:val="22"/>
        </w:rPr>
        <w:t>trail</w:t>
      </w:r>
      <w:r w:rsidRPr="6B3C2267" w:rsidR="1EF2A1FD">
        <w:rPr>
          <w:rFonts w:ascii="Calibri" w:hAnsi="Calibri" w:eastAsia="Calibri" w:cs="Calibri"/>
          <w:b w:val="1"/>
          <w:bCs w:val="1"/>
          <w:color w:val="222222"/>
          <w:sz w:val="22"/>
          <w:szCs w:val="22"/>
        </w:rPr>
        <w:t>.</w:t>
      </w:r>
      <w:r w:rsidRPr="6B3C2267" w:rsidR="1EF2A1FD">
        <w:rPr>
          <w:rFonts w:ascii="Calibri" w:hAnsi="Calibri" w:eastAsia="Calibri" w:cs="Calibri"/>
          <w:color w:val="222222"/>
          <w:sz w:val="22"/>
          <w:szCs w:val="22"/>
        </w:rPr>
        <w:t xml:space="preserve"> Each decision point in the assessment process — deferral, resubmission, Commission tabling, approval or rejection — is not systematically recorded against the individual submission</w:t>
      </w:r>
      <w:r w:rsidRPr="6B3C2267" w:rsidR="1EF2A1FD">
        <w:rPr>
          <w:rFonts w:ascii="Calibri" w:hAnsi="Calibri" w:eastAsia="Calibri" w:cs="Calibri"/>
          <w:color w:val="222222"/>
          <w:sz w:val="22"/>
          <w:szCs w:val="22"/>
        </w:rPr>
        <w:t>.</w:t>
      </w:r>
    </w:p>
    <w:p w:rsidR="00185DBC" w:rsidP="745D5EFA" w:rsidRDefault="00C031C9" w14:paraId="21E0152E" w14:textId="77777777">
      <w:pPr>
        <w:rPr>
          <w:color w:val="222222"/>
        </w:rPr>
      </w:pPr>
      <w:r>
        <w:pict w14:anchorId="34B1277F">
          <v:rect id="_x0000_i1026" style="width:0;height:1.5pt" o:hr="t" o:hrstd="t" o:hralign="center"/>
        </w:pict>
      </w:r>
    </w:p>
    <w:p w:rsidR="00185DBC" w:rsidP="745D5EFA" w:rsidRDefault="00AF3EC4" w14:paraId="2C994208" w14:textId="77777777">
      <w:pPr>
        <w:pStyle w:val="Heading1"/>
        <w:rPr>
          <w:rFonts w:ascii="Calibri" w:hAnsi="Calibri" w:eastAsia="Calibri" w:cs="Calibri"/>
          <w:b w:val="1"/>
          <w:bCs w:val="1"/>
        </w:rPr>
      </w:pPr>
      <w:bookmarkStart w:name="prior-system-considered-vtiger-crm" w:id="18"/>
      <w:bookmarkEnd w:id="3"/>
      <w:bookmarkEnd w:id="15"/>
      <w:bookmarkStart w:name="_Toc912106709" w:id="1877877206"/>
      <w:r w:rsidRPr="6B3C2267" w:rsidR="1EF2A1FD">
        <w:rPr>
          <w:rFonts w:ascii="Calibri" w:hAnsi="Calibri" w:eastAsia="Calibri" w:cs="Calibri"/>
          <w:b w:val="1"/>
          <w:bCs w:val="1"/>
        </w:rPr>
        <w:t xml:space="preserve">3. Prior System Considered: </w:t>
      </w:r>
      <w:r w:rsidRPr="6B3C2267" w:rsidR="1EF2A1FD">
        <w:rPr>
          <w:rFonts w:ascii="Calibri" w:hAnsi="Calibri" w:eastAsia="Calibri" w:cs="Calibri"/>
          <w:b w:val="1"/>
          <w:bCs w:val="1"/>
        </w:rPr>
        <w:t>vTiger</w:t>
      </w:r>
      <w:r w:rsidRPr="6B3C2267" w:rsidR="1EF2A1FD">
        <w:rPr>
          <w:rFonts w:ascii="Calibri" w:hAnsi="Calibri" w:eastAsia="Calibri" w:cs="Calibri"/>
          <w:b w:val="1"/>
          <w:bCs w:val="1"/>
        </w:rPr>
        <w:t xml:space="preserve"> CRM</w:t>
      </w:r>
      <w:bookmarkEnd w:id="1877877206"/>
    </w:p>
    <w:p w:rsidR="00185DBC" w:rsidP="745D5EFA" w:rsidRDefault="00AF3EC4" w14:paraId="0E86E8DA"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The PSC previously </w:t>
      </w:r>
      <w:r w:rsidRPr="745D5EFA" w:rsidR="39267F85">
        <w:rPr>
          <w:rFonts w:ascii="Calibri" w:hAnsi="Calibri" w:eastAsia="Calibri" w:cs="Calibri"/>
          <w:color w:val="222222"/>
          <w:sz w:val="22"/>
          <w:szCs w:val="22"/>
        </w:rPr>
        <w:t>utilised</w:t>
      </w:r>
      <w:r w:rsidRPr="745D5EFA" w:rsidR="39267F85">
        <w:rPr>
          <w:rFonts w:ascii="Calibri" w:hAnsi="Calibri" w:eastAsia="Calibri" w:cs="Calibri"/>
          <w:color w:val="222222"/>
          <w:sz w:val="22"/>
          <w:szCs w:val="22"/>
        </w:rPr>
        <w:t xml:space="preserve"> </w:t>
      </w:r>
      <w:r w:rsidRPr="745D5EFA" w:rsidR="39267F85">
        <w:rPr>
          <w:rFonts w:ascii="Calibri" w:hAnsi="Calibri" w:eastAsia="Calibri" w:cs="Calibri"/>
          <w:b w:val="1"/>
          <w:bCs w:val="1"/>
          <w:color w:val="222222"/>
          <w:sz w:val="22"/>
          <w:szCs w:val="22"/>
        </w:rPr>
        <w:t>vTiger</w:t>
      </w:r>
      <w:r w:rsidRPr="745D5EFA" w:rsidR="39267F85">
        <w:rPr>
          <w:rFonts w:ascii="Calibri" w:hAnsi="Calibri" w:eastAsia="Calibri" w:cs="Calibri"/>
          <w:color w:val="222222"/>
          <w:sz w:val="22"/>
          <w:szCs w:val="22"/>
        </w:rPr>
        <w:t>, a widely-used open-source CRM platform, in an attempt to track the workflow of form submissions coming in for Commission approval. This section documents the findings from that experience and explains why a purpose-built solution is being proposed in its place.</w:t>
      </w:r>
    </w:p>
    <w:p w:rsidR="00185DBC" w:rsidP="745D5EFA" w:rsidRDefault="00AF3EC4" w14:paraId="689FB2A8" w14:textId="77777777">
      <w:pPr>
        <w:pStyle w:val="Heading2"/>
        <w:rPr>
          <w:rFonts w:ascii="Calibri" w:hAnsi="Calibri" w:eastAsia="Calibri" w:cs="Calibri"/>
          <w:b w:val="1"/>
          <w:bCs w:val="1"/>
        </w:rPr>
      </w:pPr>
      <w:bookmarkStart w:name="what-is-vtiger" w:id="20"/>
      <w:bookmarkStart w:name="_Toc2074879356" w:id="116309767"/>
      <w:r w:rsidRPr="6B3C2267" w:rsidR="1EF2A1FD">
        <w:rPr>
          <w:rFonts w:ascii="Calibri" w:hAnsi="Calibri" w:eastAsia="Calibri" w:cs="Calibri"/>
          <w:b w:val="1"/>
          <w:bCs w:val="1"/>
        </w:rPr>
        <w:t xml:space="preserve">3.1 What is </w:t>
      </w:r>
      <w:r w:rsidRPr="6B3C2267" w:rsidR="1EF2A1FD">
        <w:rPr>
          <w:rFonts w:ascii="Calibri" w:hAnsi="Calibri" w:eastAsia="Calibri" w:cs="Calibri"/>
          <w:b w:val="1"/>
          <w:bCs w:val="1"/>
        </w:rPr>
        <w:t>vTiger</w:t>
      </w:r>
      <w:r w:rsidRPr="6B3C2267" w:rsidR="1EF2A1FD">
        <w:rPr>
          <w:rFonts w:ascii="Calibri" w:hAnsi="Calibri" w:eastAsia="Calibri" w:cs="Calibri"/>
          <w:b w:val="1"/>
          <w:bCs w:val="1"/>
        </w:rPr>
        <w:t>?</w:t>
      </w:r>
      <w:bookmarkEnd w:id="116309767"/>
    </w:p>
    <w:p w:rsidR="00185DBC" w:rsidP="745D5EFA" w:rsidRDefault="00AF3EC4" w14:paraId="5195D177"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is a general-purpose Customer Relationship Management (CRM) platform originally designed for sales, marketing, and customer support operations. It exists in two forms:</w:t>
      </w:r>
    </w:p>
    <w:p w:rsidR="00185DBC" w:rsidP="745D5EFA" w:rsidRDefault="00AF3EC4" w14:paraId="7B91946C" w14:textId="77777777">
      <w:pPr>
        <w:pStyle w:val="Compact"/>
        <w:numPr>
          <w:ilvl w:val="0"/>
          <w:numId w:val="3"/>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vTiger</w:t>
      </w:r>
      <w:r w:rsidRPr="745D5EFA" w:rsidR="39267F85">
        <w:rPr>
          <w:rFonts w:ascii="Calibri" w:hAnsi="Calibri" w:eastAsia="Calibri" w:cs="Calibri"/>
          <w:b w:val="1"/>
          <w:bCs w:val="1"/>
          <w:color w:val="222222"/>
          <w:sz w:val="22"/>
          <w:szCs w:val="22"/>
        </w:rPr>
        <w:t xml:space="preserve"> Cloud</w:t>
      </w:r>
      <w:r w:rsidRPr="745D5EFA" w:rsidR="39267F85">
        <w:rPr>
          <w:rFonts w:ascii="Calibri" w:hAnsi="Calibri" w:eastAsia="Calibri" w:cs="Calibri"/>
          <w:color w:val="222222"/>
          <w:sz w:val="22"/>
          <w:szCs w:val="22"/>
        </w:rPr>
        <w:t xml:space="preserve"> — a paid, hosted SaaS product at </w:t>
      </w:r>
      <w:hyperlink r:id="R014b6023389b4488">
        <w:r w:rsidRPr="745D5EFA" w:rsidR="39267F85">
          <w:rPr>
            <w:rStyle w:val="Hyperlink"/>
            <w:rFonts w:ascii="Calibri" w:hAnsi="Calibri" w:eastAsia="Calibri" w:cs="Calibri"/>
            <w:color w:val="222222"/>
            <w:sz w:val="22"/>
            <w:szCs w:val="22"/>
          </w:rPr>
          <w:t>vtiger.com</w:t>
        </w:r>
      </w:hyperlink>
      <w:r w:rsidRPr="745D5EFA" w:rsidR="39267F85">
        <w:rPr>
          <w:rFonts w:ascii="Calibri" w:hAnsi="Calibri" w:eastAsia="Calibri" w:cs="Calibri"/>
          <w:color w:val="222222"/>
          <w:sz w:val="22"/>
          <w:szCs w:val="22"/>
        </w:rPr>
        <w:t xml:space="preserve">, priced at USD $12–$66 per user per month depending on the tier. Data is hosted on </w:t>
      </w:r>
      <w:r w:rsidRPr="745D5EFA" w:rsidR="39267F85">
        <w:rPr>
          <w:rFonts w:ascii="Calibri" w:hAnsi="Calibri" w:eastAsia="Calibri" w:cs="Calibri"/>
          <w:color w:val="222222"/>
          <w:sz w:val="22"/>
          <w:szCs w:val="22"/>
        </w:rPr>
        <w:t>vTiger’s</w:t>
      </w:r>
      <w:r w:rsidRPr="745D5EFA" w:rsidR="39267F85">
        <w:rPr>
          <w:rFonts w:ascii="Calibri" w:hAnsi="Calibri" w:eastAsia="Calibri" w:cs="Calibri"/>
          <w:color w:val="222222"/>
          <w:sz w:val="22"/>
          <w:szCs w:val="22"/>
        </w:rPr>
        <w:t xml:space="preserve"> overseas servers.</w:t>
      </w:r>
    </w:p>
    <w:p w:rsidR="00185DBC" w:rsidP="745D5EFA" w:rsidRDefault="00AF3EC4" w14:paraId="1AF7FD68" w14:textId="77777777">
      <w:pPr>
        <w:pStyle w:val="Compact"/>
        <w:numPr>
          <w:ilvl w:val="0"/>
          <w:numId w:val="3"/>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vTiger</w:t>
      </w:r>
      <w:r w:rsidRPr="745D5EFA" w:rsidR="39267F85">
        <w:rPr>
          <w:rFonts w:ascii="Calibri" w:hAnsi="Calibri" w:eastAsia="Calibri" w:cs="Calibri"/>
          <w:b w:val="1"/>
          <w:bCs w:val="1"/>
          <w:color w:val="222222"/>
          <w:sz w:val="22"/>
          <w:szCs w:val="22"/>
        </w:rPr>
        <w:t xml:space="preserve"> Open Source / Community Edition</w:t>
      </w:r>
      <w:r w:rsidRPr="745D5EFA" w:rsidR="39267F85">
        <w:rPr>
          <w:rFonts w:ascii="Calibri" w:hAnsi="Calibri" w:eastAsia="Calibri" w:cs="Calibri"/>
          <w:color w:val="222222"/>
          <w:sz w:val="22"/>
          <w:szCs w:val="22"/>
        </w:rPr>
        <w:t xml:space="preserve"> — a free, self-hosted version of the same software, available for download and deployment on a local or cloud server. The </w:t>
      </w:r>
      <w:r w:rsidRPr="745D5EFA" w:rsidR="39267F85">
        <w:rPr>
          <w:rFonts w:ascii="Calibri" w:hAnsi="Calibri" w:eastAsia="Calibri" w:cs="Calibri"/>
          <w:color w:val="222222"/>
          <w:sz w:val="22"/>
          <w:szCs w:val="22"/>
        </w:rPr>
        <w:t>organisation</w:t>
      </w:r>
      <w:r w:rsidRPr="745D5EFA" w:rsidR="39267F85">
        <w:rPr>
          <w:rFonts w:ascii="Calibri" w:hAnsi="Calibri" w:eastAsia="Calibri" w:cs="Calibri"/>
          <w:color w:val="222222"/>
          <w:sz w:val="22"/>
          <w:szCs w:val="22"/>
        </w:rPr>
        <w:t xml:space="preserve"> is responsible for all installation, maintenance, updates, and backups.</w:t>
      </w:r>
    </w:p>
    <w:p w:rsidR="00185DBC" w:rsidP="745D5EFA" w:rsidRDefault="00AF3EC4" w14:paraId="36C13029"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Both versions are feature-rich platforms with over 500 capabilities spanning sales pipelines, marketing automation, helpdesk ticketing, SLA management, and more.</w:t>
      </w:r>
    </w:p>
    <w:p w:rsidR="00185DBC" w:rsidP="745D5EFA" w:rsidRDefault="00AF3EC4" w14:paraId="2C616345" w14:textId="77777777">
      <w:pPr>
        <w:pStyle w:val="Heading2"/>
        <w:rPr>
          <w:rFonts w:ascii="Calibri" w:hAnsi="Calibri" w:eastAsia="Calibri" w:cs="Calibri"/>
          <w:b w:val="1"/>
          <w:bCs w:val="1"/>
        </w:rPr>
      </w:pPr>
      <w:bookmarkStart w:name="why-vtiger-was-not-the-right-fit-for-psc" w:id="22"/>
      <w:bookmarkEnd w:id="20"/>
      <w:bookmarkStart w:name="_Toc378950675" w:id="2001457098"/>
      <w:r w:rsidRPr="6B3C2267" w:rsidR="1EF2A1FD">
        <w:rPr>
          <w:rFonts w:ascii="Calibri" w:hAnsi="Calibri" w:eastAsia="Calibri" w:cs="Calibri"/>
          <w:b w:val="1"/>
          <w:bCs w:val="1"/>
        </w:rPr>
        <w:t xml:space="preserve">3.2 Why </w:t>
      </w:r>
      <w:r w:rsidRPr="6B3C2267" w:rsidR="1EF2A1FD">
        <w:rPr>
          <w:rFonts w:ascii="Calibri" w:hAnsi="Calibri" w:eastAsia="Calibri" w:cs="Calibri"/>
          <w:b w:val="1"/>
          <w:bCs w:val="1"/>
        </w:rPr>
        <w:t>vTiger</w:t>
      </w:r>
      <w:r w:rsidRPr="6B3C2267" w:rsidR="1EF2A1FD">
        <w:rPr>
          <w:rFonts w:ascii="Calibri" w:hAnsi="Calibri" w:eastAsia="Calibri" w:cs="Calibri"/>
          <w:b w:val="1"/>
          <w:bCs w:val="1"/>
        </w:rPr>
        <w:t xml:space="preserve"> Was Not the Right Fit for PSC</w:t>
      </w:r>
      <w:bookmarkEnd w:id="2001457098"/>
    </w:p>
    <w:p w:rsidR="00185DBC" w:rsidP="745D5EFA" w:rsidRDefault="00AF3EC4" w14:paraId="2F2A27C2"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While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offers powerful workflow and case management capabilities, several factors made it unsuitable as a long-term tracking solution for PSC form submissions:</w:t>
      </w:r>
    </w:p>
    <w:p w:rsidR="00185DBC" w:rsidP="745D5EFA" w:rsidRDefault="00AF3EC4" w14:paraId="7F440135"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Designed for commercial, not government HR workflows.</w:t>
      </w:r>
      <w:r w:rsidRPr="745D5EFA" w:rsidR="39267F85">
        <w:rPr>
          <w:rFonts w:ascii="Calibri" w:hAnsi="Calibri" w:eastAsia="Calibri" w:cs="Calibri"/>
          <w:color w:val="222222"/>
          <w:sz w:val="22"/>
          <w:szCs w:val="22"/>
        </w:rPr>
        <w:t xml:space="preserve"> </w:t>
      </w:r>
      <w:r w:rsidRPr="745D5EFA" w:rsidR="39267F85">
        <w:rPr>
          <w:rFonts w:ascii="Calibri" w:hAnsi="Calibri" w:eastAsia="Calibri" w:cs="Calibri"/>
          <w:color w:val="222222"/>
          <w:sz w:val="22"/>
          <w:szCs w:val="22"/>
        </w:rPr>
        <w:t>vTiger’s</w:t>
      </w:r>
      <w:r w:rsidRPr="745D5EFA" w:rsidR="39267F85">
        <w:rPr>
          <w:rFonts w:ascii="Calibri" w:hAnsi="Calibri" w:eastAsia="Calibri" w:cs="Calibri"/>
          <w:color w:val="222222"/>
          <w:sz w:val="22"/>
          <w:szCs w:val="22"/>
        </w:rPr>
        <w:t xml:space="preserve"> underlying model is built around managing </w:t>
      </w:r>
      <w:r w:rsidRPr="745D5EFA" w:rsidR="39267F85">
        <w:rPr>
          <w:rFonts w:ascii="Calibri" w:hAnsi="Calibri" w:eastAsia="Calibri" w:cs="Calibri"/>
          <w:i w:val="1"/>
          <w:iCs w:val="1"/>
          <w:color w:val="222222"/>
          <w:sz w:val="22"/>
          <w:szCs w:val="22"/>
        </w:rPr>
        <w:t>customers</w:t>
      </w:r>
      <w:r w:rsidRPr="745D5EFA" w:rsidR="39267F85">
        <w:rPr>
          <w:rFonts w:ascii="Calibri" w:hAnsi="Calibri" w:eastAsia="Calibri" w:cs="Calibri"/>
          <w:color w:val="222222"/>
          <w:sz w:val="22"/>
          <w:szCs w:val="22"/>
        </w:rPr>
        <w:t xml:space="preserve">, </w:t>
      </w:r>
      <w:r w:rsidRPr="745D5EFA" w:rsidR="39267F85">
        <w:rPr>
          <w:rFonts w:ascii="Calibri" w:hAnsi="Calibri" w:eastAsia="Calibri" w:cs="Calibri"/>
          <w:i w:val="1"/>
          <w:iCs w:val="1"/>
          <w:color w:val="222222"/>
          <w:sz w:val="22"/>
          <w:szCs w:val="22"/>
        </w:rPr>
        <w:t>sales deals</w:t>
      </w:r>
      <w:r w:rsidRPr="745D5EFA" w:rsidR="39267F85">
        <w:rPr>
          <w:rFonts w:ascii="Calibri" w:hAnsi="Calibri" w:eastAsia="Calibri" w:cs="Calibri"/>
          <w:color w:val="222222"/>
          <w:sz w:val="22"/>
          <w:szCs w:val="22"/>
        </w:rPr>
        <w:t xml:space="preserve">, and </w:t>
      </w:r>
      <w:r w:rsidRPr="745D5EFA" w:rsidR="39267F85">
        <w:rPr>
          <w:rFonts w:ascii="Calibri" w:hAnsi="Calibri" w:eastAsia="Calibri" w:cs="Calibri"/>
          <w:i w:val="1"/>
          <w:iCs w:val="1"/>
          <w:color w:val="222222"/>
          <w:sz w:val="22"/>
          <w:szCs w:val="22"/>
        </w:rPr>
        <w:t>support tickets</w:t>
      </w:r>
      <w:r w:rsidRPr="745D5EFA" w:rsidR="39267F85">
        <w:rPr>
          <w:rFonts w:ascii="Calibri" w:hAnsi="Calibri" w:eastAsia="Calibri" w:cs="Calibri"/>
          <w:color w:val="222222"/>
          <w:sz w:val="22"/>
          <w:szCs w:val="22"/>
        </w:rPr>
        <w:t xml:space="preserve"> — not government HR form submissions. Mapping PSC’s statutory intake and assessment workflow onto this model required significant configuration effort and resulted in a system that approximated, but did not accurately reflect, the real process.</w:t>
      </w:r>
    </w:p>
    <w:p w:rsidR="00185DBC" w:rsidP="745D5EFA" w:rsidRDefault="00AF3EC4" w14:paraId="6EEF563F"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Incorrect workflow assumptions built in.</w:t>
      </w:r>
      <w:r w:rsidRPr="745D5EFA" w:rsidR="39267F85">
        <w:rPr>
          <w:rFonts w:ascii="Calibri" w:hAnsi="Calibri" w:eastAsia="Calibri" w:cs="Calibri"/>
          <w:color w:val="222222"/>
          <w:sz w:val="22"/>
          <w:szCs w:val="22"/>
        </w:rPr>
        <w:t xml:space="preserve"> The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implementation treated form submission as originating from the ministry side (akin to a customer raising a ticket). The correct model — where tracking begins only when a PSC Officer physically receives and logs the form — is not a natural fit for a CRM ticketing framework.</w:t>
      </w:r>
    </w:p>
    <w:p w:rsidR="00185DBC" w:rsidP="745D5EFA" w:rsidRDefault="00AF3EC4" w14:paraId="6ECCA2CC"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Data sovereignty concerns (Cloud version).</w:t>
      </w:r>
      <w:r w:rsidRPr="745D5EFA" w:rsidR="39267F85">
        <w:rPr>
          <w:rFonts w:ascii="Calibri" w:hAnsi="Calibri" w:eastAsia="Calibri" w:cs="Calibri"/>
          <w:color w:val="222222"/>
          <w:sz w:val="22"/>
          <w:szCs w:val="22"/>
        </w:rPr>
        <w:t xml:space="preserve"> Using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Cloud would mean PSC submission data — including ministry HR records and Commission decisions — is stored on servers outside Vanuatu. This raises significant data sovereignty and confidentiality concerns for a statutory body.</w:t>
      </w:r>
    </w:p>
    <w:p w:rsidR="00185DBC" w:rsidP="745D5EFA" w:rsidRDefault="00AF3EC4" w14:paraId="3B8E6C50" w14:textId="0771C8DB">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High maintenance burden (</w:t>
      </w:r>
      <w:r w:rsidRPr="745D5EFA" w:rsidR="36956CBE">
        <w:rPr>
          <w:rFonts w:ascii="Calibri" w:hAnsi="Calibri" w:eastAsia="Calibri" w:cs="Calibri"/>
          <w:b w:val="1"/>
          <w:bCs w:val="1"/>
          <w:color w:val="222222"/>
          <w:sz w:val="22"/>
          <w:szCs w:val="22"/>
        </w:rPr>
        <w:t>Open-Source</w:t>
      </w:r>
      <w:r w:rsidRPr="745D5EFA" w:rsidR="39267F85">
        <w:rPr>
          <w:rFonts w:ascii="Calibri" w:hAnsi="Calibri" w:eastAsia="Calibri" w:cs="Calibri"/>
          <w:b w:val="1"/>
          <w:bCs w:val="1"/>
          <w:color w:val="222222"/>
          <w:sz w:val="22"/>
          <w:szCs w:val="22"/>
        </w:rPr>
        <w:t xml:space="preserve"> version).</w:t>
      </w:r>
      <w:r w:rsidRPr="745D5EFA" w:rsidR="39267F85">
        <w:rPr>
          <w:rFonts w:ascii="Calibri" w:hAnsi="Calibri" w:eastAsia="Calibri" w:cs="Calibri"/>
          <w:color w:val="222222"/>
          <w:sz w:val="22"/>
          <w:szCs w:val="22"/>
        </w:rPr>
        <w:t xml:space="preserve"> Self-hosting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requires a PHP/MySQL server environment, ongoing patching, and system administration skills. This overhead is disproportionate for an </w:t>
      </w:r>
      <w:r w:rsidRPr="745D5EFA" w:rsidR="39267F85">
        <w:rPr>
          <w:rFonts w:ascii="Calibri" w:hAnsi="Calibri" w:eastAsia="Calibri" w:cs="Calibri"/>
          <w:color w:val="222222"/>
          <w:sz w:val="22"/>
          <w:szCs w:val="22"/>
        </w:rPr>
        <w:t>organisation</w:t>
      </w:r>
      <w:r w:rsidRPr="745D5EFA" w:rsidR="39267F85">
        <w:rPr>
          <w:rFonts w:ascii="Calibri" w:hAnsi="Calibri" w:eastAsia="Calibri" w:cs="Calibri"/>
          <w:color w:val="222222"/>
          <w:sz w:val="22"/>
          <w:szCs w:val="22"/>
        </w:rPr>
        <w:t xml:space="preserve"> that needs a simple, reliable tracking tool.</w:t>
      </w:r>
    </w:p>
    <w:p w:rsidR="00185DBC" w:rsidP="745D5EFA" w:rsidRDefault="00AF3EC4" w14:paraId="61DE0ACF"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Vendor dependency and cost risk (Cloud version).</w:t>
      </w:r>
      <w:r w:rsidRPr="745D5EFA" w:rsidR="39267F85">
        <w:rPr>
          <w:rFonts w:ascii="Calibri" w:hAnsi="Calibri" w:eastAsia="Calibri" w:cs="Calibri"/>
          <w:color w:val="222222"/>
          <w:sz w:val="22"/>
          <w:szCs w:val="22"/>
        </w:rPr>
        <w:t xml:space="preserve"> Subscription-based pricing means ongoing costs for as long as the system is used. If </w:t>
      </w:r>
      <w:r w:rsidRPr="745D5EFA" w:rsidR="39267F85">
        <w:rPr>
          <w:rFonts w:ascii="Calibri" w:hAnsi="Calibri" w:eastAsia="Calibri" w:cs="Calibri"/>
          <w:color w:val="222222"/>
          <w:sz w:val="22"/>
          <w:szCs w:val="22"/>
        </w:rPr>
        <w:t>vTiger</w:t>
      </w:r>
      <w:r w:rsidRPr="745D5EFA" w:rsidR="39267F85">
        <w:rPr>
          <w:rFonts w:ascii="Calibri" w:hAnsi="Calibri" w:eastAsia="Calibri" w:cs="Calibri"/>
          <w:color w:val="222222"/>
          <w:sz w:val="22"/>
          <w:szCs w:val="22"/>
        </w:rPr>
        <w:t xml:space="preserve"> changes its pricing or discontinues a tier, PSC has no alternative without a costly migration.</w:t>
      </w:r>
    </w:p>
    <w:p w:rsidR="00185DBC" w:rsidP="745D5EFA" w:rsidRDefault="00AF3EC4" w14:paraId="1E51878F"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Training complexity.</w:t>
      </w:r>
      <w:r w:rsidRPr="745D5EFA" w:rsidR="39267F85">
        <w:rPr>
          <w:rFonts w:ascii="Calibri" w:hAnsi="Calibri" w:eastAsia="Calibri" w:cs="Calibri"/>
          <w:color w:val="222222"/>
          <w:sz w:val="22"/>
          <w:szCs w:val="22"/>
        </w:rPr>
        <w:t xml:space="preserve"> </w:t>
      </w:r>
      <w:r w:rsidRPr="745D5EFA" w:rsidR="39267F85">
        <w:rPr>
          <w:rFonts w:ascii="Calibri" w:hAnsi="Calibri" w:eastAsia="Calibri" w:cs="Calibri"/>
          <w:color w:val="222222"/>
          <w:sz w:val="22"/>
          <w:szCs w:val="22"/>
        </w:rPr>
        <w:t>vTiger’s</w:t>
      </w:r>
      <w:r w:rsidRPr="745D5EFA" w:rsidR="39267F85">
        <w:rPr>
          <w:rFonts w:ascii="Calibri" w:hAnsi="Calibri" w:eastAsia="Calibri" w:cs="Calibri"/>
          <w:color w:val="222222"/>
          <w:sz w:val="22"/>
          <w:szCs w:val="22"/>
        </w:rPr>
        <w:t xml:space="preserve"> breadth of features — most of which PSC would never use — create</w:t>
      </w:r>
      <w:r w:rsidRPr="745D5EFA" w:rsidR="39267F85">
        <w:rPr>
          <w:rFonts w:ascii="Calibri" w:hAnsi="Calibri" w:eastAsia="Calibri" w:cs="Calibri"/>
          <w:color w:val="222222"/>
          <w:sz w:val="22"/>
          <w:szCs w:val="22"/>
        </w:rPr>
        <w:t>s a steep learning curve for PSC Officers who need a simple, task-focused interface.</w:t>
      </w:r>
    </w:p>
    <w:p w:rsidR="00185DBC" w:rsidP="745D5EFA" w:rsidRDefault="00AF3EC4" w14:paraId="38CA430E" w14:textId="77777777">
      <w:pPr>
        <w:pStyle w:val="Heading2"/>
        <w:rPr>
          <w:rFonts w:ascii="Calibri" w:hAnsi="Calibri" w:eastAsia="Calibri" w:cs="Calibri"/>
          <w:b w:val="1"/>
          <w:bCs w:val="1"/>
        </w:rPr>
      </w:pPr>
      <w:bookmarkStart w:name="X75c266cd6f437edab189d4f85f52bc56d521746" w:id="24"/>
      <w:bookmarkEnd w:id="22"/>
      <w:bookmarkStart w:name="_Toc905218347" w:id="468801078"/>
      <w:r w:rsidRPr="6B3C2267" w:rsidR="1EF2A1FD">
        <w:rPr>
          <w:rFonts w:ascii="Calibri" w:hAnsi="Calibri" w:eastAsia="Calibri" w:cs="Calibri"/>
          <w:b w:val="1"/>
          <w:bCs w:val="1"/>
        </w:rPr>
        <w:t xml:space="preserve">3.3 Comparison: </w:t>
      </w:r>
      <w:r w:rsidRPr="6B3C2267" w:rsidR="1EF2A1FD">
        <w:rPr>
          <w:rFonts w:ascii="Calibri" w:hAnsi="Calibri" w:eastAsia="Calibri" w:cs="Calibri"/>
          <w:b w:val="1"/>
          <w:bCs w:val="1"/>
        </w:rPr>
        <w:t>vTiger</w:t>
      </w:r>
      <w:r w:rsidRPr="6B3C2267" w:rsidR="1EF2A1FD">
        <w:rPr>
          <w:rFonts w:ascii="Calibri" w:hAnsi="Calibri" w:eastAsia="Calibri" w:cs="Calibri"/>
          <w:b w:val="1"/>
          <w:bCs w:val="1"/>
        </w:rPr>
        <w:t xml:space="preserve"> vs PSC Form Submission Tracker</w:t>
      </w:r>
      <w:bookmarkEnd w:id="468801078"/>
    </w:p>
    <w:tbl>
      <w:tblPr>
        <w:tblStyle w:val="ListTable3-Accent1"/>
        <w:tblW w:w="5163" w:type="pct"/>
        <w:tblLayout w:type="fixed"/>
        <w:tblLook w:val="0020" w:firstRow="1" w:lastRow="0" w:firstColumn="0" w:lastColumn="0" w:noHBand="0" w:noVBand="0"/>
      </w:tblPr>
      <w:tblGrid>
        <w:gridCol w:w="2092"/>
        <w:gridCol w:w="2127"/>
        <w:gridCol w:w="284"/>
        <w:gridCol w:w="2126"/>
        <w:gridCol w:w="142"/>
        <w:gridCol w:w="3117"/>
      </w:tblGrid>
      <w:tr w:rsidR="00185DBC" w:rsidTr="745D5EFA" w14:paraId="30E00FAA"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shd w:val="clear" w:color="auto" w:fill="1F3864"/>
            <w:tcMar/>
          </w:tcPr>
          <w:p w:rsidR="00185DBC" w:rsidP="745D5EFA" w:rsidRDefault="00185DBC" w14:paraId="427B3C37" w14:textId="77777777">
            <w:pPr>
              <w:pStyle w:val="Compact"/>
              <w:rPr>
                <w:rFonts w:ascii="Calibri" w:hAnsi="Calibri" w:eastAsia="Calibri" w:cs="Calibri"/>
              </w:rPr>
            </w:pPr>
          </w:p>
        </w:tc>
        <w:tc>
          <w:tcPr>
            <w:cnfStyle w:val="000001000000" w:firstRow="0" w:lastRow="0" w:firstColumn="0" w:lastColumn="0" w:oddVBand="0" w:evenVBand="1" w:oddHBand="0" w:evenHBand="0" w:firstRowFirstColumn="0" w:firstRowLastColumn="0" w:lastRowFirstColumn="0" w:lastRowLastColumn="0"/>
            <w:tcW w:w="2127" w:type="dxa"/>
            <w:shd w:val="clear" w:color="auto" w:fill="1F3864"/>
            <w:tcMar/>
          </w:tcPr>
          <w:p w:rsidR="00185DBC" w:rsidP="745D5EFA" w:rsidRDefault="00AF3EC4" w14:paraId="0CC1D271"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vTiger</w:t>
            </w:r>
            <w:r w:rsidRPr="745D5EFA" w:rsidR="39267F85">
              <w:rPr>
                <w:rFonts w:ascii="Calibri" w:hAnsi="Calibri" w:eastAsia="Calibri" w:cs="Calibri"/>
              </w:rPr>
              <w:t xml:space="preserve"> Cloud</w:t>
            </w:r>
          </w:p>
        </w:tc>
        <w:tc>
          <w:tcPr>
            <w:cnfStyle w:val="000010000000" w:firstRow="0" w:lastRow="0" w:firstColumn="0" w:lastColumn="0" w:oddVBand="1" w:evenVBand="0" w:oddHBand="0" w:evenHBand="0" w:firstRowFirstColumn="0" w:firstRowLastColumn="0" w:lastRowFirstColumn="0" w:lastRowLastColumn="0"/>
            <w:tcW w:w="2410" w:type="dxa"/>
            <w:gridSpan w:val="2"/>
            <w:shd w:val="clear" w:color="auto" w:fill="1F3864"/>
            <w:tcMar/>
          </w:tcPr>
          <w:p w:rsidR="00185DBC" w:rsidP="745D5EFA" w:rsidRDefault="00AF3EC4" w14:paraId="02B2DEF8" w14:textId="77777777">
            <w:pPr>
              <w:pStyle w:val="Compact"/>
              <w:rPr>
                <w:rFonts w:ascii="Calibri" w:hAnsi="Calibri" w:eastAsia="Calibri" w:cs="Calibri"/>
              </w:rPr>
            </w:pPr>
            <w:r w:rsidRPr="745D5EFA" w:rsidR="39267F85">
              <w:rPr>
                <w:rFonts w:ascii="Calibri" w:hAnsi="Calibri" w:eastAsia="Calibri" w:cs="Calibri"/>
              </w:rPr>
              <w:t>vTiger</w:t>
            </w:r>
            <w:r w:rsidRPr="745D5EFA" w:rsidR="39267F85">
              <w:rPr>
                <w:rFonts w:ascii="Calibri" w:hAnsi="Calibri" w:eastAsia="Calibri" w:cs="Calibri"/>
              </w:rPr>
              <w:t xml:space="preserve"> Open Source</w:t>
            </w:r>
          </w:p>
        </w:tc>
        <w:tc>
          <w:tcPr>
            <w:cnfStyle w:val="000010000000" w:firstRow="0" w:lastRow="0" w:firstColumn="0" w:lastColumn="0" w:oddVBand="1" w:evenVBand="0" w:oddHBand="0" w:evenHBand="0" w:firstRowFirstColumn="0" w:firstRowLastColumn="0" w:lastRowFirstColumn="0" w:lastRowLastColumn="0"/>
            <w:tcW w:w="3259" w:type="dxa"/>
            <w:gridSpan w:val="2"/>
            <w:shd w:val="clear" w:color="auto" w:fill="1F3864"/>
            <w:tcMar/>
          </w:tcPr>
          <w:p w:rsidR="00185DBC" w:rsidP="745D5EFA" w:rsidRDefault="00AF3EC4" w14:paraId="23208020"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PSC Form Submission Tracker</w:t>
            </w:r>
          </w:p>
        </w:tc>
      </w:tr>
      <w:tr w:rsidR="00185DBC" w:rsidTr="745D5EFA" w14:paraId="0CE840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1EC5B48B"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Cost</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21ABEC6C"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USD $12–$66/user/month</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5B99C05A" w14:textId="6600E66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Free software</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347523B9" w14:textId="05A9A321">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Free </w:t>
            </w:r>
            <w:r w:rsidRPr="745D5EFA" w:rsidR="7BB3C9D9">
              <w:rPr>
                <w:rFonts w:ascii="Calibri" w:hAnsi="Calibri" w:eastAsia="Calibri" w:cs="Calibri"/>
                <w:color w:val="222222"/>
                <w:sz w:val="22"/>
                <w:szCs w:val="22"/>
              </w:rPr>
              <w:t>-</w:t>
            </w:r>
            <w:r w:rsidRPr="745D5EFA" w:rsidR="39267F85">
              <w:rPr>
                <w:rFonts w:ascii="Calibri" w:hAnsi="Calibri" w:eastAsia="Calibri" w:cs="Calibri"/>
                <w:color w:val="222222"/>
                <w:sz w:val="22"/>
                <w:szCs w:val="22"/>
              </w:rPr>
              <w:t xml:space="preserve"> built in-house by IPDU</w:t>
            </w:r>
          </w:p>
        </w:tc>
      </w:tr>
      <w:tr w:rsidR="00185DBC" w:rsidTr="745D5EFA" w14:paraId="6D02A6CE"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45063032"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 xml:space="preserve">Ongoing </w:t>
            </w:r>
            <w:r w:rsidRPr="745D5EFA" w:rsidR="39267F85">
              <w:rPr>
                <w:rFonts w:ascii="Calibri" w:hAnsi="Calibri" w:eastAsia="Calibri" w:cs="Calibri"/>
                <w:b w:val="1"/>
                <w:bCs w:val="1"/>
                <w:color w:val="222222"/>
                <w:sz w:val="22"/>
                <w:szCs w:val="22"/>
              </w:rPr>
              <w:t>licence</w:t>
            </w:r>
            <w:r w:rsidRPr="745D5EFA" w:rsidR="39267F85">
              <w:rPr>
                <w:rFonts w:ascii="Calibri" w:hAnsi="Calibri" w:eastAsia="Calibri" w:cs="Calibri"/>
                <w:b w:val="1"/>
                <w:bCs w:val="1"/>
                <w:color w:val="222222"/>
                <w:sz w:val="22"/>
                <w:szCs w:val="22"/>
              </w:rPr>
              <w:t xml:space="preserve"> fees</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1973D7F7"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Yes</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0C30E47E"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No</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4ABA6D5F"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w:t>
            </w:r>
          </w:p>
        </w:tc>
      </w:tr>
      <w:tr w:rsidR="00185DBC" w:rsidTr="745D5EFA" w14:paraId="0D4097F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19C6301D"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Data hosted in Vanuatu</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C031C9" w14:paraId="63308500" w14:textId="150BF8C1">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7BB3C9D9">
              <w:rPr>
                <w:rFonts w:ascii="Calibri" w:hAnsi="Calibri" w:eastAsia="Calibri" w:cs="Calibri"/>
                <w:color w:val="222222"/>
                <w:sz w:val="22"/>
                <w:szCs w:val="22"/>
              </w:rPr>
              <w:t>No</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576B413E"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Yes </w:t>
            </w:r>
            <w:r w:rsidRPr="745D5EFA" w:rsidR="39267F85">
              <w:rPr>
                <w:rFonts w:ascii="Calibri" w:hAnsi="Calibri" w:eastAsia="Calibri" w:cs="Calibri"/>
                <w:color w:val="222222"/>
                <w:sz w:val="22"/>
                <w:szCs w:val="22"/>
              </w:rPr>
              <w:t>✓</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48B2C51C"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Yes </w:t>
            </w:r>
            <w:r w:rsidRPr="745D5EFA" w:rsidR="39267F85">
              <w:rPr>
                <w:rFonts w:ascii="Calibri" w:hAnsi="Calibri" w:eastAsia="Calibri" w:cs="Calibri"/>
                <w:color w:val="222222"/>
                <w:sz w:val="22"/>
                <w:szCs w:val="22"/>
              </w:rPr>
              <w:t>✓</w:t>
            </w:r>
          </w:p>
        </w:tc>
      </w:tr>
      <w:tr w:rsidR="00185DBC" w:rsidTr="745D5EFA" w14:paraId="21347A5A"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0213B66E"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Owned and controlled by PSC/IPDU</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494A548E"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439AA713"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Partially</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1F086C6E"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Yes </w:t>
            </w:r>
            <w:r w:rsidRPr="745D5EFA" w:rsidR="39267F85">
              <w:rPr>
                <w:rFonts w:ascii="Calibri" w:hAnsi="Calibri" w:eastAsia="Calibri" w:cs="Calibri"/>
                <w:color w:val="222222"/>
                <w:sz w:val="22"/>
                <w:szCs w:val="22"/>
              </w:rPr>
              <w:t>✓</w:t>
            </w:r>
          </w:p>
        </w:tc>
      </w:tr>
      <w:tr w:rsidR="00185DBC" w:rsidTr="745D5EFA" w14:paraId="5767AE1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75467F9F"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Fits PSC’s actual workflow</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2C9AE80E"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No — requires heavy </w:t>
            </w:r>
            <w:r w:rsidRPr="745D5EFA" w:rsidR="39267F85">
              <w:rPr>
                <w:rFonts w:ascii="Calibri" w:hAnsi="Calibri" w:eastAsia="Calibri" w:cs="Calibri"/>
                <w:color w:val="222222"/>
                <w:sz w:val="22"/>
                <w:szCs w:val="22"/>
              </w:rPr>
              <w:t>customisation</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4DC52D23"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No — same problem</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20617F91"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Yes — built for this workflow exactly</w:t>
            </w:r>
          </w:p>
        </w:tc>
      </w:tr>
      <w:tr w:rsidR="00185DBC" w:rsidTr="745D5EFA" w14:paraId="1088DC00"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3F8DE4EC"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21-day assessment clock</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4193F94B"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Approximated via SLA rules</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64CF77A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Same</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062D3CF9"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Purpose-built</w:t>
            </w:r>
          </w:p>
        </w:tc>
      </w:tr>
      <w:tr w:rsidR="00185DBC" w:rsidTr="745D5EFA" w14:paraId="0D09C0D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6D6CA0AC"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Ministry read-only portal</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7B5CDAEB"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Possible (paid add-on)</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34477410"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Complex to configure</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343C6C0B"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Built-in, role-based</w:t>
            </w:r>
          </w:p>
        </w:tc>
      </w:tr>
      <w:tr w:rsidR="00185DBC" w:rsidTr="745D5EFA" w14:paraId="098A64BA"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4A3869C0"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Staff training burden</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713DBC92"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High (500+ features, complex UI)</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6878145D"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61B22034"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Low (only what PSC needs)</w:t>
            </w:r>
          </w:p>
        </w:tc>
      </w:tr>
      <w:tr w:rsidR="00185DBC" w:rsidTr="745D5EFA" w14:paraId="3182835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1D46F463"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Maintenance burden</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461A3203"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None (vendor managed)</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75FD71D5"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 (IT team manages)</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1704E2EE"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 (IPDU manages, simple codebase)</w:t>
            </w:r>
          </w:p>
        </w:tc>
      </w:tr>
      <w:tr w:rsidR="00185DBC" w:rsidTr="745D5EFA" w14:paraId="635761DC" w14:textId="77777777">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76F4F033"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Vendor/subscription risk</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2DAFC7B2"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4B8CB22F"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Low</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6F9C8997"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None</w:t>
            </w:r>
          </w:p>
        </w:tc>
      </w:tr>
      <w:tr w:rsidR="00185DBC" w:rsidTr="745D5EFA" w14:paraId="61ACA97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2" w:type="dxa"/>
            <w:tcMar/>
            <w:vAlign w:val="center"/>
          </w:tcPr>
          <w:p w:rsidR="00185DBC" w:rsidP="745D5EFA" w:rsidRDefault="00AF3EC4" w14:paraId="2A522671" w14:textId="77777777">
            <w:pPr>
              <w:pStyle w:val="Compac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Internet required</w:t>
            </w:r>
          </w:p>
        </w:tc>
        <w:tc>
          <w:tcPr>
            <w:cnfStyle w:val="000001000000" w:firstRow="0" w:lastRow="0" w:firstColumn="0" w:lastColumn="0" w:oddVBand="0" w:evenVBand="1" w:oddHBand="0" w:evenHBand="0" w:firstRowFirstColumn="0" w:firstRowLastColumn="0" w:lastRowFirstColumn="0" w:lastRowLastColumn="0"/>
            <w:tcW w:w="2411" w:type="dxa"/>
            <w:gridSpan w:val="2"/>
            <w:tcMar/>
            <w:vAlign w:val="center"/>
          </w:tcPr>
          <w:p w:rsidR="00185DBC" w:rsidP="745D5EFA" w:rsidRDefault="00AF3EC4" w14:paraId="2C9977A5"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Yes</w:t>
            </w:r>
          </w:p>
        </w:tc>
        <w:tc>
          <w:tcPr>
            <w:cnfStyle w:val="000001000000" w:firstRow="0" w:lastRow="0" w:firstColumn="0" w:lastColumn="0" w:oddVBand="0" w:evenVBand="1" w:oddHBand="0" w:evenHBand="0" w:firstRowFirstColumn="0" w:firstRowLastColumn="0" w:lastRowFirstColumn="0" w:lastRowLastColumn="0"/>
            <w:tcW w:w="2268" w:type="dxa"/>
            <w:gridSpan w:val="2"/>
            <w:tcMar/>
            <w:vAlign w:val="center"/>
          </w:tcPr>
          <w:p w:rsidR="00185DBC" w:rsidP="745D5EFA" w:rsidRDefault="00AF3EC4" w14:paraId="168FD06F"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Depends on hosting</w:t>
            </w:r>
          </w:p>
        </w:tc>
        <w:tc>
          <w:tcPr>
            <w:cnfStyle w:val="000001000000" w:firstRow="0" w:lastRow="0" w:firstColumn="0" w:lastColumn="0" w:oddVBand="0" w:evenVBand="1" w:oddHBand="0" w:evenHBand="0" w:firstRowFirstColumn="0" w:firstRowLastColumn="0" w:lastRowFirstColumn="0" w:lastRowLastColumn="0"/>
            <w:tcW w:w="3117" w:type="dxa"/>
            <w:tcMar/>
            <w:vAlign w:val="center"/>
          </w:tcPr>
          <w:p w:rsidR="00185DBC" w:rsidP="745D5EFA" w:rsidRDefault="00AF3EC4" w14:paraId="263BDD7C"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No (can run on local network)</w:t>
            </w:r>
          </w:p>
        </w:tc>
      </w:tr>
    </w:tbl>
    <w:p w:rsidR="00185DBC" w:rsidP="745D5EFA" w:rsidRDefault="00AF3EC4" w14:paraId="37EF69F8" w14:textId="77777777">
      <w:pPr>
        <w:pStyle w:val="Heading2"/>
        <w:rPr>
          <w:rFonts w:ascii="Calibri" w:hAnsi="Calibri" w:eastAsia="Calibri" w:cs="Calibri"/>
          <w:b w:val="1"/>
          <w:bCs w:val="1"/>
        </w:rPr>
      </w:pPr>
      <w:bookmarkStart w:name="conclusion-on-vtiger" w:id="26"/>
      <w:bookmarkEnd w:id="24"/>
      <w:bookmarkStart w:name="_Toc1887831275" w:id="760697997"/>
      <w:r w:rsidRPr="6B3C2267" w:rsidR="1EF2A1FD">
        <w:rPr>
          <w:rFonts w:ascii="Calibri" w:hAnsi="Calibri" w:eastAsia="Calibri" w:cs="Calibri"/>
          <w:b w:val="1"/>
          <w:bCs w:val="1"/>
        </w:rPr>
        <w:t xml:space="preserve">3.4 Conclusion on </w:t>
      </w:r>
      <w:r w:rsidRPr="6B3C2267" w:rsidR="1EF2A1FD">
        <w:rPr>
          <w:rFonts w:ascii="Calibri" w:hAnsi="Calibri" w:eastAsia="Calibri" w:cs="Calibri"/>
          <w:b w:val="1"/>
          <w:bCs w:val="1"/>
        </w:rPr>
        <w:t>vTiger</w:t>
      </w:r>
      <w:bookmarkEnd w:id="760697997"/>
    </w:p>
    <w:p w:rsidR="00185DBC" w:rsidP="745D5EFA" w:rsidRDefault="00AF3EC4" w14:paraId="76C11A18" w14:textId="00C0755C">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vTiger</w:t>
      </w:r>
      <w:r w:rsidRPr="6B3C2267" w:rsidR="1EF2A1FD">
        <w:rPr>
          <w:rFonts w:ascii="Calibri" w:hAnsi="Calibri" w:eastAsia="Calibri" w:cs="Calibri"/>
          <w:color w:val="222222"/>
          <w:sz w:val="22"/>
          <w:szCs w:val="22"/>
        </w:rPr>
        <w:t xml:space="preserve"> is a capable platform for its intended purpose — managing commercial customer relationships. For PSC’s use case, it is the equivalent of using a sales system to run a government case register: it can be made to work, but it never fits naturally, requires constant re-configuration, and creates ongoing technical and financial overhead. The </w:t>
      </w:r>
      <w:r w:rsidRPr="6B3C2267" w:rsidR="67046AB5">
        <w:rPr>
          <w:rFonts w:ascii="Calibri" w:hAnsi="Calibri" w:eastAsia="Calibri" w:cs="Calibri"/>
          <w:color w:val="222222"/>
          <w:sz w:val="22"/>
          <w:szCs w:val="22"/>
        </w:rPr>
        <w:t xml:space="preserve">Commission Decision App </w:t>
      </w:r>
      <w:r w:rsidRPr="6B3C2267" w:rsidR="1EF2A1FD">
        <w:rPr>
          <w:rFonts w:ascii="Calibri" w:hAnsi="Calibri" w:eastAsia="Calibri" w:cs="Calibri"/>
          <w:color w:val="222222"/>
          <w:sz w:val="22"/>
          <w:szCs w:val="22"/>
        </w:rPr>
        <w:t xml:space="preserve">is proposed as a purpose-built replacement that correctly </w:t>
      </w:r>
      <w:r w:rsidRPr="6B3C2267" w:rsidR="1EF2A1FD">
        <w:rPr>
          <w:rFonts w:ascii="Calibri" w:hAnsi="Calibri" w:eastAsia="Calibri" w:cs="Calibri"/>
          <w:color w:val="222222"/>
          <w:sz w:val="22"/>
          <w:szCs w:val="22"/>
        </w:rPr>
        <w:t>models</w:t>
      </w:r>
      <w:r w:rsidRPr="6B3C2267" w:rsidR="1EF2A1FD">
        <w:rPr>
          <w:rFonts w:ascii="Calibri" w:hAnsi="Calibri" w:eastAsia="Calibri" w:cs="Calibri"/>
          <w:color w:val="222222"/>
          <w:sz w:val="22"/>
          <w:szCs w:val="22"/>
        </w:rPr>
        <w:t xml:space="preserve"> PSC’s statutory process, costs nothing to license, keeps data within Vanuatu, and is </w:t>
      </w:r>
      <w:r w:rsidRPr="6B3C2267" w:rsidR="1EF2A1FD">
        <w:rPr>
          <w:rFonts w:ascii="Calibri" w:hAnsi="Calibri" w:eastAsia="Calibri" w:cs="Calibri"/>
          <w:color w:val="222222"/>
          <w:sz w:val="22"/>
          <w:szCs w:val="22"/>
        </w:rPr>
        <w:t>maintained</w:t>
      </w:r>
      <w:r w:rsidRPr="6B3C2267" w:rsidR="1EF2A1FD">
        <w:rPr>
          <w:rFonts w:ascii="Calibri" w:hAnsi="Calibri" w:eastAsia="Calibri" w:cs="Calibri"/>
          <w:color w:val="222222"/>
          <w:sz w:val="22"/>
          <w:szCs w:val="22"/>
        </w:rPr>
        <w:t xml:space="preserve"> entirely by IPDU.</w:t>
      </w:r>
    </w:p>
    <w:p w:rsidR="00185DBC" w:rsidRDefault="00C031C9" w14:paraId="6913041A" w14:textId="77777777">
      <w:r>
        <w:lastRenderedPageBreak/>
        <w:pict w14:anchorId="0B44F381">
          <v:rect id="_x0000_i1927" style="width:0;height:1.5pt" o:hr="t" o:hrstd="t" o:hralign="center"/>
        </w:pict>
      </w:r>
    </w:p>
    <w:p w:rsidR="00185DBC" w:rsidP="745D5EFA" w:rsidRDefault="00AF3EC4" w14:paraId="19913D2D" w14:textId="1FB53A77">
      <w:pPr>
        <w:pStyle w:val="Heading1"/>
        <w:rPr>
          <w:rFonts w:ascii="Calibri" w:hAnsi="Calibri" w:eastAsia="Calibri" w:cs="Calibri"/>
          <w:b w:val="1"/>
          <w:bCs w:val="1"/>
        </w:rPr>
      </w:pPr>
      <w:bookmarkStart w:name="X363bc63da0df4ce78a1e16b96eccb9a41218d6b" w:id="28"/>
      <w:bookmarkEnd w:id="18"/>
      <w:bookmarkEnd w:id="26"/>
      <w:bookmarkStart w:name="_Toc1025981950" w:id="80252266"/>
      <w:r w:rsidRPr="6B3C2267" w:rsidR="1EF2A1FD">
        <w:rPr>
          <w:rFonts w:ascii="Calibri" w:hAnsi="Calibri" w:eastAsia="Calibri" w:cs="Calibri"/>
          <w:b w:val="1"/>
          <w:bCs w:val="1"/>
        </w:rPr>
        <w:t xml:space="preserve">4. Proposed Solution: </w:t>
      </w:r>
      <w:bookmarkEnd w:id="80252266"/>
      <w:r w:rsidRPr="6B3C2267" w:rsidR="2F292074">
        <w:rPr>
          <w:rFonts w:ascii="Calibri" w:hAnsi="Calibri" w:eastAsia="Calibri" w:cs="Calibri"/>
          <w:b w:val="1"/>
          <w:bCs w:val="1"/>
        </w:rPr>
        <w:t>Commission Decision App</w:t>
      </w:r>
    </w:p>
    <w:p w:rsidR="00185DBC" w:rsidP="745D5EFA" w:rsidRDefault="00AF3EC4" w14:paraId="73E4B81E" w14:textId="77777777">
      <w:pPr>
        <w:pStyle w:val="Heading2"/>
        <w:rPr>
          <w:rFonts w:ascii="Calibri" w:hAnsi="Calibri" w:eastAsia="Calibri" w:cs="Calibri"/>
          <w:b w:val="1"/>
          <w:bCs w:val="1"/>
        </w:rPr>
      </w:pPr>
      <w:bookmarkStart w:name="overview" w:id="30"/>
      <w:bookmarkStart w:name="_Toc1853965999" w:id="1864467882"/>
      <w:r w:rsidRPr="6B3C2267" w:rsidR="1EF2A1FD">
        <w:rPr>
          <w:rFonts w:ascii="Calibri" w:hAnsi="Calibri" w:eastAsia="Calibri" w:cs="Calibri"/>
          <w:b w:val="1"/>
          <w:bCs w:val="1"/>
        </w:rPr>
        <w:t>4.1 Overview</w:t>
      </w:r>
      <w:bookmarkEnd w:id="1864467882"/>
    </w:p>
    <w:p w:rsidR="00185DBC" w:rsidP="745D5EFA" w:rsidRDefault="00AF3EC4" w14:paraId="28784FC2" w14:textId="0F2A278E">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The </w:t>
      </w:r>
      <w:r w:rsidRPr="6B3C2267" w:rsidR="67046AB5">
        <w:rPr>
          <w:rFonts w:ascii="Calibri" w:hAnsi="Calibri" w:eastAsia="Calibri" w:cs="Calibri"/>
          <w:color w:val="222222"/>
          <w:sz w:val="22"/>
          <w:szCs w:val="22"/>
        </w:rPr>
        <w:t xml:space="preserve">Commission Decision App </w:t>
      </w:r>
      <w:r w:rsidRPr="6B3C2267" w:rsidR="1EF2A1FD">
        <w:rPr>
          <w:rFonts w:ascii="Calibri" w:hAnsi="Calibri" w:eastAsia="Calibri" w:cs="Calibri"/>
          <w:color w:val="222222"/>
          <w:sz w:val="22"/>
          <w:szCs w:val="22"/>
        </w:rPr>
        <w:t xml:space="preserve">is a role-based web application that allows PSC Officers to </w:t>
      </w:r>
      <w:r w:rsidRPr="6B3C2267" w:rsidR="1EF2A1FD">
        <w:rPr>
          <w:rFonts w:ascii="Calibri" w:hAnsi="Calibri" w:eastAsia="Calibri" w:cs="Calibri"/>
          <w:color w:val="222222"/>
          <w:sz w:val="22"/>
          <w:szCs w:val="22"/>
        </w:rPr>
        <w:t>log</w:t>
      </w:r>
      <w:r w:rsidRPr="6B3C2267" w:rsidR="1EF2A1FD">
        <w:rPr>
          <w:rFonts w:ascii="Calibri" w:hAnsi="Calibri" w:eastAsia="Calibri" w:cs="Calibri"/>
          <w:color w:val="222222"/>
          <w:sz w:val="22"/>
          <w:szCs w:val="22"/>
        </w:rPr>
        <w:t xml:space="preserve"> each form received from a ministry or department and track it through every stage of the assessment and decision process. </w:t>
      </w:r>
      <w:r w:rsidRPr="6B3C2267" w:rsidR="1EF2A1FD">
        <w:rPr>
          <w:rFonts w:ascii="Calibri" w:hAnsi="Calibri" w:eastAsia="Calibri" w:cs="Calibri"/>
          <w:color w:val="222222"/>
          <w:sz w:val="22"/>
          <w:szCs w:val="22"/>
          <w:highlight w:val="yellow"/>
        </w:rPr>
        <w:t xml:space="preserve">Ministry and department staff will have read-only access to view the </w:t>
      </w:r>
      <w:r w:rsidRPr="6B3C2267" w:rsidR="1EF2A1FD">
        <w:rPr>
          <w:rFonts w:ascii="Calibri" w:hAnsi="Calibri" w:eastAsia="Calibri" w:cs="Calibri"/>
          <w:color w:val="222222"/>
          <w:sz w:val="22"/>
          <w:szCs w:val="22"/>
          <w:highlight w:val="yellow"/>
        </w:rPr>
        <w:t>current status</w:t>
      </w:r>
      <w:r w:rsidRPr="6B3C2267" w:rsidR="1EF2A1FD">
        <w:rPr>
          <w:rFonts w:ascii="Calibri" w:hAnsi="Calibri" w:eastAsia="Calibri" w:cs="Calibri"/>
          <w:color w:val="222222"/>
          <w:sz w:val="22"/>
          <w:szCs w:val="22"/>
          <w:highlight w:val="yellow"/>
        </w:rPr>
        <w:t xml:space="preserve"> of their submissions.</w:t>
      </w:r>
    </w:p>
    <w:p w:rsidR="1EF2A1FD" w:rsidP="6B3C2267" w:rsidRDefault="1EF2A1FD" w14:paraId="3F7711C1" w14:textId="16CD57B8">
      <w:pPr>
        <w:pStyle w:val="BodyText"/>
        <w:rPr>
          <w:rFonts w:ascii="Calibri" w:hAnsi="Calibri" w:eastAsia="Calibri" w:cs="Calibri"/>
          <w:color w:val="222222"/>
          <w:sz w:val="22"/>
          <w:szCs w:val="22"/>
          <w:highlight w:val="yellow"/>
        </w:rPr>
      </w:pPr>
      <w:r w:rsidRPr="6B3C2267" w:rsidR="1EF2A1FD">
        <w:rPr>
          <w:rFonts w:ascii="Calibri" w:hAnsi="Calibri" w:eastAsia="Calibri" w:cs="Calibri"/>
          <w:b w:val="1"/>
          <w:bCs w:val="1"/>
          <w:color w:val="222222"/>
          <w:sz w:val="22"/>
          <w:szCs w:val="22"/>
          <w:highlight w:val="yellow"/>
        </w:rPr>
        <w:t xml:space="preserve">Tracking begins when a PSC Officer </w:t>
      </w:r>
      <w:r w:rsidRPr="6B3C2267" w:rsidR="1EF2A1FD">
        <w:rPr>
          <w:rFonts w:ascii="Calibri" w:hAnsi="Calibri" w:eastAsia="Calibri" w:cs="Calibri"/>
          <w:b w:val="1"/>
          <w:bCs w:val="1"/>
          <w:color w:val="222222"/>
          <w:sz w:val="22"/>
          <w:szCs w:val="22"/>
          <w:highlight w:val="yellow"/>
        </w:rPr>
        <w:t>logs</w:t>
      </w:r>
      <w:r w:rsidRPr="6B3C2267" w:rsidR="1EF2A1FD">
        <w:rPr>
          <w:rFonts w:ascii="Calibri" w:hAnsi="Calibri" w:eastAsia="Calibri" w:cs="Calibri"/>
          <w:b w:val="1"/>
          <w:bCs w:val="1"/>
          <w:color w:val="222222"/>
          <w:sz w:val="22"/>
          <w:szCs w:val="22"/>
          <w:highlight w:val="yellow"/>
        </w:rPr>
        <w:t xml:space="preserve"> the received form.</w:t>
      </w:r>
      <w:r w:rsidRPr="6B3C2267" w:rsidR="1EF2A1FD">
        <w:rPr>
          <w:rFonts w:ascii="Calibri" w:hAnsi="Calibri" w:eastAsia="Calibri" w:cs="Calibri"/>
          <w:color w:val="222222"/>
          <w:sz w:val="22"/>
          <w:szCs w:val="22"/>
          <w:highlight w:val="yellow"/>
        </w:rPr>
        <w:t xml:space="preserve"> There is no pre-submission or draft stage in the system. The form exists in the physical or email world until a PSC Officer records its receipt — at which point a unique reference number is assigned (format: </w:t>
      </w:r>
      <w:r w:rsidRPr="6B3C2267" w:rsidR="1EF2A1FD">
        <w:rPr>
          <w:rStyle w:val="VerbatimChar"/>
          <w:rFonts w:ascii="Calibri" w:hAnsi="Calibri" w:eastAsia="Calibri" w:cs="Calibri"/>
          <w:color w:val="222222"/>
          <w:sz w:val="22"/>
          <w:szCs w:val="22"/>
          <w:highlight w:val="yellow"/>
        </w:rPr>
        <w:t>PSC-YYYY-XXXXX</w:t>
      </w:r>
      <w:r w:rsidRPr="6B3C2267" w:rsidR="1EF2A1FD">
        <w:rPr>
          <w:rFonts w:ascii="Calibri" w:hAnsi="Calibri" w:eastAsia="Calibri" w:cs="Calibri"/>
          <w:color w:val="222222"/>
          <w:sz w:val="22"/>
          <w:szCs w:val="22"/>
          <w:highlight w:val="yellow"/>
        </w:rPr>
        <w:t xml:space="preserve">) </w:t>
      </w:r>
      <w:r w:rsidRPr="6B3C2267" w:rsidR="5856B135">
        <w:rPr>
          <w:rFonts w:ascii="Calibri" w:hAnsi="Calibri" w:eastAsia="Calibri" w:cs="Calibri"/>
          <w:color w:val="222222"/>
          <w:sz w:val="22"/>
          <w:szCs w:val="22"/>
          <w:highlight w:val="yellow"/>
        </w:rPr>
        <w:t xml:space="preserve">and the tracking </w:t>
      </w:r>
      <w:r w:rsidRPr="6B3C2267" w:rsidR="5856B135">
        <w:rPr>
          <w:rFonts w:ascii="Calibri" w:hAnsi="Calibri" w:eastAsia="Calibri" w:cs="Calibri"/>
          <w:color w:val="222222"/>
          <w:sz w:val="22"/>
          <w:szCs w:val="22"/>
          <w:highlight w:val="yellow"/>
        </w:rPr>
        <w:t>lifecycle</w:t>
      </w:r>
      <w:r w:rsidRPr="6B3C2267" w:rsidR="5856B135">
        <w:rPr>
          <w:rFonts w:ascii="Calibri" w:hAnsi="Calibri" w:eastAsia="Calibri" w:cs="Calibri"/>
          <w:color w:val="222222"/>
          <w:sz w:val="22"/>
          <w:szCs w:val="22"/>
          <w:highlight w:val="yellow"/>
        </w:rPr>
        <w:t xml:space="preserve"> begins. AI-assisted functions are specified in Section 5 and delivered in Phase 3 (see Section 7.3); Phases 1–2 deliver the tracker without AI.</w:t>
      </w:r>
    </w:p>
    <w:p w:rsidR="00185DBC" w:rsidP="745D5EFA" w:rsidRDefault="00AF3EC4" w14:paraId="3C1378E0" w14:textId="77777777">
      <w:pPr>
        <w:pStyle w:val="Heading2"/>
        <w:rPr>
          <w:rFonts w:ascii="Calibri" w:hAnsi="Calibri" w:eastAsia="Calibri" w:cs="Calibri"/>
          <w:b w:val="1"/>
          <w:bCs w:val="1"/>
        </w:rPr>
      </w:pPr>
      <w:bookmarkStart w:name="proposed-system-architecture" w:id="32"/>
      <w:bookmarkEnd w:id="30"/>
      <w:bookmarkStart w:name="_Toc625135303" w:id="1692429733"/>
      <w:r w:rsidRPr="6B3C2267" w:rsidR="1EF2A1FD">
        <w:rPr>
          <w:rFonts w:ascii="Calibri" w:hAnsi="Calibri" w:eastAsia="Calibri" w:cs="Calibri"/>
          <w:b w:val="1"/>
          <w:bCs w:val="1"/>
        </w:rPr>
        <w:t>4.2 Proposed System Architecture</w:t>
      </w:r>
      <w:bookmarkEnd w:id="1692429733"/>
    </w:p>
    <w:p w:rsidR="00185DBC" w:rsidP="745D5EFA" w:rsidRDefault="00AF3EC4" w14:paraId="5210F520"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The system is proposed to be built as a full-stack web application consisting of:</w:t>
      </w:r>
    </w:p>
    <w:p w:rsidR="00185DBC" w:rsidP="745D5EFA" w:rsidRDefault="00AF3EC4" w14:paraId="6F98BEF7" w14:textId="77777777">
      <w:pPr>
        <w:pStyle w:val="Compact"/>
        <w:numPr>
          <w:ilvl w:val="0"/>
          <w:numId w:val="4"/>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A </w:t>
      </w:r>
      <w:r w:rsidRPr="745D5EFA" w:rsidR="39267F85">
        <w:rPr>
          <w:rFonts w:ascii="Calibri" w:hAnsi="Calibri" w:eastAsia="Calibri" w:cs="Calibri"/>
          <w:b w:val="1"/>
          <w:bCs w:val="1"/>
          <w:color w:val="222222"/>
          <w:sz w:val="22"/>
          <w:szCs w:val="22"/>
        </w:rPr>
        <w:t>backend API</w:t>
      </w:r>
      <w:r w:rsidRPr="745D5EFA" w:rsidR="39267F85">
        <w:rPr>
          <w:rFonts w:ascii="Calibri" w:hAnsi="Calibri" w:eastAsia="Calibri" w:cs="Calibri"/>
          <w:color w:val="222222"/>
          <w:sz w:val="22"/>
          <w:szCs w:val="22"/>
        </w:rPr>
        <w:t xml:space="preserve"> built with Django (Python) and Django REST Framework, backed by a PostgreSQL database.</w:t>
      </w:r>
    </w:p>
    <w:p w:rsidR="00185DBC" w:rsidP="745D5EFA" w:rsidRDefault="00AF3EC4" w14:paraId="51E2EA9D" w14:textId="77777777">
      <w:pPr>
        <w:pStyle w:val="Compact"/>
        <w:numPr>
          <w:ilvl w:val="0"/>
          <w:numId w:val="4"/>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A </w:t>
      </w:r>
      <w:r w:rsidRPr="745D5EFA" w:rsidR="39267F85">
        <w:rPr>
          <w:rFonts w:ascii="Calibri" w:hAnsi="Calibri" w:eastAsia="Calibri" w:cs="Calibri"/>
          <w:b w:val="1"/>
          <w:bCs w:val="1"/>
          <w:color w:val="222222"/>
          <w:sz w:val="22"/>
          <w:szCs w:val="22"/>
        </w:rPr>
        <w:t>frontend web interface</w:t>
      </w:r>
      <w:r w:rsidRPr="745D5EFA" w:rsidR="39267F85">
        <w:rPr>
          <w:rFonts w:ascii="Calibri" w:hAnsi="Calibri" w:eastAsia="Calibri" w:cs="Calibri"/>
          <w:color w:val="222222"/>
          <w:sz w:val="22"/>
          <w:szCs w:val="22"/>
        </w:rPr>
        <w:t xml:space="preserve"> built with React, accessible from any modern browser without requiring software installation.</w:t>
      </w:r>
    </w:p>
    <w:p w:rsidR="00185DBC" w:rsidP="745D5EFA" w:rsidRDefault="00AF3EC4" w14:paraId="094F5DA2" w14:textId="77777777">
      <w:pPr>
        <w:pStyle w:val="Compact"/>
        <w:numPr>
          <w:ilvl w:val="0"/>
          <w:numId w:val="4"/>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A Redis instance used as the Celery distributed task broker for asynchronous background processing (database backups, AI feedback analysis) and as a session store.</w:t>
      </w:r>
      <w:r w:rsidRPr="745D5EFA" w:rsidR="39267F85">
        <w:rPr>
          <w:rFonts w:ascii="Calibri" w:hAnsi="Calibri" w:eastAsia="Calibri" w:cs="Calibri"/>
          <w:b w:val="1"/>
          <w:bCs w:val="1"/>
          <w:color w:val="222222"/>
          <w:sz w:val="22"/>
          <w:szCs w:val="22"/>
        </w:rPr>
      </w:r>
      <w:r w:rsidRPr="745D5EFA" w:rsidR="39267F85">
        <w:rPr>
          <w:rFonts w:ascii="Calibri" w:hAnsi="Calibri" w:eastAsia="Calibri" w:cs="Calibri"/>
          <w:color w:val="222222"/>
          <w:sz w:val="22"/>
          <w:szCs w:val="22"/>
        </w:rPr>
      </w:r>
    </w:p>
    <w:p w:rsidR="00185DBC" w:rsidP="745D5EFA" w:rsidRDefault="00AF3EC4" w14:paraId="44C7C61A" w14:textId="77777777">
      <w:pPr>
        <w:pStyle w:val="Compact"/>
        <w:numPr>
          <w:ilvl w:val="0"/>
          <w:numId w:val="4"/>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Deployment via Docker containers, hosted on a server managed by IPDU.</w:t>
      </w:r>
    </w:p>
    <w:p w:rsidR="00185DBC" w:rsidP="745D5EFA" w:rsidRDefault="00AF3EC4" w14:paraId="3F079A67"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The system is designed to run entirely within the PSC's infrastructure. Celery workers process background tasks asynchronously; Celery Beat reads database-backed schedules from django-celery-beat to trigger periodic jobs (e.g. automated database backups). The system does not depend on external cloud services for core functionality.</w:t>
      </w:r>
    </w:p>
    <w:p w:rsidR="00185DBC" w:rsidP="745D5EFA" w:rsidRDefault="00AF3EC4" w14:paraId="21BB3BC9" w14:textId="77777777">
      <w:pPr>
        <w:pStyle w:val="Heading2"/>
        <w:rPr>
          <w:rFonts w:ascii="Calibri" w:hAnsi="Calibri" w:eastAsia="Calibri" w:cs="Calibri"/>
          <w:b w:val="1"/>
          <w:bCs w:val="1"/>
        </w:rPr>
      </w:pPr>
      <w:bookmarkStart w:name="proposed-user-roles" w:id="34"/>
      <w:bookmarkEnd w:id="32"/>
      <w:commentRangeStart w:id="35"/>
      <w:bookmarkStart w:name="_Toc1565581880" w:id="1010501223"/>
      <w:r w:rsidRPr="6B3C2267" w:rsidR="1EF2A1FD">
        <w:rPr>
          <w:rFonts w:ascii="Calibri" w:hAnsi="Calibri" w:eastAsia="Calibri" w:cs="Calibri"/>
          <w:b w:val="1"/>
          <w:bCs w:val="1"/>
        </w:rPr>
        <w:t>4.3 Proposed User Roles</w:t>
      </w:r>
      <w:commentRangeEnd w:id="35"/>
      <w:r>
        <w:rPr>
          <w:rStyle w:val="CommentReference"/>
        </w:rPr>
        <w:commentReference w:id="35"/>
      </w:r>
      <w:bookmarkEnd w:id="1010501223"/>
    </w:p>
    <w:p w:rsidR="00185DBC" w:rsidP="745D5EFA" w:rsidRDefault="00AF3EC4" w14:paraId="26F143BF" w14:textId="77777777">
      <w:pPr>
        <w:pStyle w:val="FirstParagraph"/>
        <w:rPr>
          <w:rFonts w:ascii="Calibri" w:hAnsi="Calibri" w:eastAsia="Calibri" w:cs="Calibri"/>
          <w:color w:val="222222"/>
        </w:rPr>
      </w:pPr>
      <w:r w:rsidRPr="745D5EFA" w:rsidR="39267F85">
        <w:rPr>
          <w:rFonts w:ascii="Calibri" w:hAnsi="Calibri" w:eastAsia="Calibri" w:cs="Calibri"/>
          <w:color w:val="222222"/>
        </w:rPr>
        <w:t>The system defines 12 user roles, each with appropriate permissions:</w:t>
      </w:r>
    </w:p>
    <w:tbl>
      <w:tblPr>
        <w:tblStyle w:val="ListTable3-Accent1"/>
        <w:tblW w:w="5000" w:type="pct"/>
        <w:tblLayout w:type="fixed"/>
        <w:tblLook w:val="0020" w:firstRow="1" w:lastRow="0" w:firstColumn="0" w:lastColumn="0" w:noHBand="0" w:noVBand="0"/>
      </w:tblPr>
      <w:tblGrid>
        <w:gridCol w:w="2376"/>
        <w:gridCol w:w="1843"/>
        <w:gridCol w:w="1701"/>
        <w:gridCol w:w="1559"/>
        <w:gridCol w:w="2097"/>
      </w:tblGrid>
      <w:tr w:rsidR="00185DBC" w:rsidTr="6B3C2267" w14:paraId="26032249"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shd w:val="clear" w:color="auto" w:fill="0E2841" w:themeFill="text2"/>
            <w:tcMar/>
            <w:vAlign w:val="center"/>
          </w:tcPr>
          <w:p w:rsidRPr="00C031C9" w:rsidR="00185DBC" w:rsidP="6B3C2267" w:rsidRDefault="00AF3EC4" w14:paraId="10C0B2EF" w14:textId="77777777">
            <w:pPr>
              <w:pStyle w:val="Compact"/>
              <w:rPr>
                <w:rFonts w:ascii="Calibri" w:hAnsi="Calibri" w:eastAsia="Calibri" w:cs="Calibri"/>
                <w:b w:val="1"/>
                <w:bCs w:val="1"/>
                <w:highlight w:val="yellow"/>
              </w:rPr>
            </w:pPr>
            <w:r w:rsidRPr="6B3C2267" w:rsidR="1EF2A1FD">
              <w:rPr>
                <w:rFonts w:ascii="Calibri" w:hAnsi="Calibri" w:eastAsia="Calibri" w:cs="Calibri"/>
                <w:b w:val="1"/>
                <w:bCs w:val="1"/>
                <w:highlight w:val="yellow"/>
              </w:rPr>
              <w:t>Role</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0E2841" w:themeFill="text2"/>
            <w:tcMar/>
            <w:vAlign w:val="center"/>
          </w:tcPr>
          <w:p w:rsidR="00185DBC" w:rsidP="6B3C2267" w:rsidRDefault="00AF3EC4" w14:paraId="4B9D254F"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1"/>
                <w:bCs w:val="1"/>
                <w:highlight w:val="yellow"/>
              </w:rPr>
            </w:pPr>
            <w:r w:rsidRPr="6B3C2267" w:rsidR="1EF2A1FD">
              <w:rPr>
                <w:rFonts w:ascii="Calibri" w:hAnsi="Calibri" w:eastAsia="Calibri" w:cs="Calibri"/>
                <w:b w:val="1"/>
                <w:bCs w:val="1"/>
                <w:highlight w:val="yellow"/>
              </w:rPr>
              <w:t>Description</w:t>
            </w:r>
          </w:p>
        </w:tc>
        <w:tc>
          <w:tcPr>
            <w:cnfStyle w:val="000010000000" w:firstRow="0" w:lastRow="0" w:firstColumn="0" w:lastColumn="0" w:oddVBand="1" w:evenVBand="0" w:oddHBand="0" w:evenHBand="0" w:firstRowFirstColumn="0" w:firstRowLastColumn="0" w:lastRowFirstColumn="0" w:lastRowLastColumn="0"/>
            <w:tcW w:w="1701" w:type="dxa"/>
            <w:shd w:val="clear" w:color="auto" w:fill="0E2841" w:themeFill="text2"/>
            <w:tcMar/>
            <w:vAlign w:val="center"/>
          </w:tcPr>
          <w:p w:rsidR="00185DBC" w:rsidP="6B3C2267" w:rsidRDefault="00AF3EC4" w14:paraId="66AD2129" w14:textId="77777777">
            <w:pPr>
              <w:pStyle w:val="Compact"/>
              <w:rPr>
                <w:rFonts w:ascii="Calibri" w:hAnsi="Calibri" w:eastAsia="Calibri" w:cs="Calibri"/>
                <w:b w:val="1"/>
                <w:bCs w:val="1"/>
                <w:highlight w:val="yellow"/>
              </w:rPr>
            </w:pPr>
            <w:r w:rsidRPr="6B3C2267" w:rsidR="1EF2A1FD">
              <w:rPr>
                <w:rFonts w:ascii="Calibri" w:hAnsi="Calibri" w:eastAsia="Calibri" w:cs="Calibri"/>
                <w:b w:val="1"/>
                <w:bCs w:val="1"/>
                <w:highlight w:val="yellow"/>
              </w:rPr>
              <w:t>Create Submissions</w:t>
            </w:r>
          </w:p>
        </w:tc>
        <w:tc>
          <w:tcPr>
            <w:cnfStyle w:val="000001000000" w:firstRow="0" w:lastRow="0" w:firstColumn="0" w:lastColumn="0" w:oddVBand="0" w:evenVBand="1" w:oddHBand="0" w:evenHBand="0" w:firstRowFirstColumn="0" w:firstRowLastColumn="0" w:lastRowFirstColumn="0" w:lastRowLastColumn="0"/>
            <w:tcW w:w="1559" w:type="dxa"/>
            <w:shd w:val="clear" w:color="auto" w:fill="0E2841" w:themeFill="text2"/>
            <w:tcMar/>
            <w:vAlign w:val="center"/>
          </w:tcPr>
          <w:p w:rsidR="00185DBC" w:rsidP="6B3C2267" w:rsidRDefault="00AF3EC4" w14:paraId="1ADE1D74"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1"/>
                <w:bCs w:val="1"/>
                <w:highlight w:val="yellow"/>
              </w:rPr>
            </w:pPr>
            <w:r w:rsidRPr="6B3C2267" w:rsidR="1EF2A1FD">
              <w:rPr>
                <w:rFonts w:ascii="Calibri" w:hAnsi="Calibri" w:eastAsia="Calibri" w:cs="Calibri"/>
                <w:b w:val="1"/>
                <w:bCs w:val="1"/>
                <w:highlight w:val="yellow"/>
              </w:rPr>
              <w:t>View Submissions</w:t>
            </w:r>
          </w:p>
        </w:tc>
        <w:tc>
          <w:tcPr>
            <w:cnfStyle w:val="000010000000" w:firstRow="0" w:lastRow="0" w:firstColumn="0" w:lastColumn="0" w:oddVBand="1" w:evenVBand="0" w:oddHBand="0" w:evenHBand="0" w:firstRowFirstColumn="0" w:firstRowLastColumn="0" w:lastRowFirstColumn="0" w:lastRowLastColumn="0"/>
            <w:tcW w:w="2097" w:type="dxa"/>
            <w:shd w:val="clear" w:color="auto" w:fill="0E2841" w:themeFill="text2"/>
            <w:tcMar/>
            <w:vAlign w:val="center"/>
          </w:tcPr>
          <w:p w:rsidR="00185DBC" w:rsidP="6B3C2267" w:rsidRDefault="00AF3EC4" w14:paraId="561CB2C5" w14:textId="77777777">
            <w:pPr>
              <w:pStyle w:val="Compact"/>
              <w:rPr>
                <w:rFonts w:ascii="Calibri" w:hAnsi="Calibri" w:eastAsia="Calibri" w:cs="Calibri"/>
                <w:b w:val="1"/>
                <w:bCs w:val="1"/>
                <w:highlight w:val="yellow"/>
              </w:rPr>
            </w:pPr>
            <w:r w:rsidRPr="6B3C2267" w:rsidR="1EF2A1FD">
              <w:rPr>
                <w:rFonts w:ascii="Calibri" w:hAnsi="Calibri" w:eastAsia="Calibri" w:cs="Calibri"/>
                <w:b w:val="1"/>
                <w:bCs w:val="1"/>
                <w:highlight w:val="yellow"/>
              </w:rPr>
              <w:t>Transition Workflow</w:t>
            </w:r>
          </w:p>
        </w:tc>
      </w:tr>
      <w:tr>
        <w:tc>
          <w:tcPr>
            <w:tcW w:type="dxa" w:w="2376"/>
          </w:tcPr>
          <w:p>
            <w:r>
              <w:t>PSC Administrator</w:t>
            </w:r>
          </w:p>
        </w:tc>
        <w:tc>
          <w:tcPr>
            <w:tcW w:type="dxa" w:w="1843"/>
          </w:tcPr>
          <w:p>
            <w:r>
              <w:t>Full system access — user management, role assignment, system configuration, audit log review.</w:t>
            </w:r>
          </w:p>
        </w:tc>
        <w:tc>
          <w:tcPr>
            <w:tcW w:type="dxa" w:w="1701"/>
          </w:tcPr>
          <w:p>
            <w:r>
              <w:t>Yes</w:t>
            </w:r>
          </w:p>
        </w:tc>
        <w:tc>
          <w:tcPr>
            <w:tcW w:type="dxa" w:w="1559"/>
          </w:tcPr>
          <w:p>
            <w:r>
              <w:t>All</w:t>
            </w:r>
          </w:p>
        </w:tc>
        <w:tc>
          <w:tcPr>
            <w:tcW w:type="dxa" w:w="2097"/>
          </w:tcPr>
          <w:p>
            <w:r>
              <w:t>Yes</w:t>
            </w:r>
          </w:p>
        </w:tc>
      </w:tr>
      <w:tr>
        <w:tc>
          <w:tcPr>
            <w:tcW w:type="dxa" w:w="2376"/>
          </w:tcPr>
          <w:p>
            <w:r>
              <w:t>PSC Officer</w:t>
            </w:r>
          </w:p>
        </w:tc>
        <w:tc>
          <w:tcPr>
            <w:tcW w:type="dxa" w:w="1843"/>
          </w:tcPr>
          <w:p>
            <w:r>
              <w:t>Core operational user — logs submissions, progresses workflow, runs assessments.</w:t>
            </w:r>
          </w:p>
        </w:tc>
        <w:tc>
          <w:tcPr>
            <w:tcW w:type="dxa" w:w="1701"/>
          </w:tcPr>
          <w:p>
            <w:r>
              <w:t>Yes</w:t>
            </w:r>
          </w:p>
        </w:tc>
        <w:tc>
          <w:tcPr>
            <w:tcW w:type="dxa" w:w="1559"/>
          </w:tcPr>
          <w:p>
            <w:r>
              <w:t>All</w:t>
            </w:r>
          </w:p>
        </w:tc>
        <w:tc>
          <w:tcPr>
            <w:tcW w:type="dxa" w:w="2097"/>
          </w:tcPr>
          <w:p>
            <w:r>
              <w:t>Yes</w:t>
            </w:r>
          </w:p>
        </w:tc>
      </w:tr>
      <w:tr>
        <w:tc>
          <w:tcPr>
            <w:tcW w:type="dxa" w:w="2376"/>
          </w:tcPr>
          <w:p>
            <w:r>
              <w:t>PSC Secretary</w:t>
            </w:r>
          </w:p>
        </w:tc>
        <w:tc>
          <w:tcPr>
            <w:tcW w:type="dxa" w:w="1843"/>
          </w:tcPr>
          <w:p>
            <w:r>
              <w:t>Manages Commission meetings, prepares agendas, generates Commission Decision Implementation Report.</w:t>
            </w:r>
          </w:p>
        </w:tc>
        <w:tc>
          <w:tcPr>
            <w:tcW w:type="dxa" w:w="1701"/>
          </w:tcPr>
          <w:p>
            <w:r>
              <w:t>Yes</w:t>
            </w:r>
          </w:p>
        </w:tc>
        <w:tc>
          <w:tcPr>
            <w:tcW w:type="dxa" w:w="1559"/>
          </w:tcPr>
          <w:p>
            <w:r>
              <w:t>All</w:t>
            </w:r>
          </w:p>
        </w:tc>
        <w:tc>
          <w:tcPr>
            <w:tcW w:type="dxa" w:w="2097"/>
          </w:tcPr>
          <w:p>
            <w:r>
              <w:t>Yes</w:t>
            </w:r>
          </w:p>
        </w:tc>
      </w:tr>
      <w:tr>
        <w:tc>
          <w:tcPr>
            <w:tcW w:type="dxa" w:w="2376"/>
          </w:tcPr>
          <w:p>
            <w:r>
              <w:t>PSC Commissioner</w:t>
            </w:r>
          </w:p>
        </w:tc>
        <w:tc>
          <w:tcPr>
            <w:tcW w:type="dxa" w:w="1843"/>
          </w:tcPr>
          <w:p>
            <w:r>
              <w:t>Records Commission decisions (approve/reject/return), views meeting agendas.</w:t>
            </w:r>
          </w:p>
        </w:tc>
        <w:tc>
          <w:tcPr>
            <w:tcW w:type="dxa" w:w="1701"/>
          </w:tcPr>
          <w:p>
            <w:r>
              <w:t>No</w:t>
            </w:r>
          </w:p>
        </w:tc>
        <w:tc>
          <w:tcPr>
            <w:tcW w:type="dxa" w:w="1559"/>
          </w:tcPr>
          <w:p>
            <w:r>
              <w:t>All</w:t>
            </w:r>
          </w:p>
        </w:tc>
        <w:tc>
          <w:tcPr>
            <w:tcW w:type="dxa" w:w="2097"/>
          </w:tcPr>
          <w:p>
            <w:r>
              <w:t>Decisions only</w:t>
            </w:r>
          </w:p>
        </w:tc>
      </w:tr>
      <w:tr>
        <w:tc>
          <w:tcPr>
            <w:tcW w:type="dxa" w:w="2376"/>
          </w:tcPr>
          <w:p>
            <w:r>
              <w:t>OPSC Manager</w:t>
            </w:r>
          </w:p>
        </w:tc>
        <w:tc>
          <w:tcPr>
            <w:tcW w:type="dxa" w:w="1843"/>
          </w:tcPr>
          <w:p>
            <w:r>
              <w:t>Reviews checklist completion, oversees operational workflow.</w:t>
            </w:r>
          </w:p>
        </w:tc>
        <w:tc>
          <w:tcPr>
            <w:tcW w:type="dxa" w:w="1701"/>
          </w:tcPr>
          <w:p>
            <w:r>
              <w:t>Yes</w:t>
            </w:r>
          </w:p>
        </w:tc>
        <w:tc>
          <w:tcPr>
            <w:tcW w:type="dxa" w:w="1559"/>
          </w:tcPr>
          <w:p>
            <w:r>
              <w:t>All</w:t>
            </w:r>
          </w:p>
        </w:tc>
        <w:tc>
          <w:tcPr>
            <w:tcW w:type="dxa" w:w="2097"/>
          </w:tcPr>
          <w:p>
            <w:r>
              <w:t>Yes</w:t>
            </w:r>
          </w:p>
        </w:tc>
      </w:tr>
      <w:tr>
        <w:tc>
          <w:tcPr>
            <w:tcW w:type="dxa" w:w="2376"/>
          </w:tcPr>
          <w:p>
            <w:r>
              <w:t>Principal Officer</w:t>
            </w:r>
          </w:p>
        </w:tc>
        <w:tc>
          <w:tcPr>
            <w:tcW w:type="dxa" w:w="1843"/>
          </w:tcPr>
          <w:p>
            <w:r>
              <w:t>Senior PSC officer with additional assessment and review privileges.</w:t>
            </w:r>
          </w:p>
        </w:tc>
        <w:tc>
          <w:tcPr>
            <w:tcW w:type="dxa" w:w="1701"/>
          </w:tcPr>
          <w:p>
            <w:r>
              <w:t>Yes</w:t>
            </w:r>
          </w:p>
        </w:tc>
        <w:tc>
          <w:tcPr>
            <w:tcW w:type="dxa" w:w="1559"/>
          </w:tcPr>
          <w:p>
            <w:r>
              <w:t>All</w:t>
            </w:r>
          </w:p>
        </w:tc>
        <w:tc>
          <w:tcPr>
            <w:tcW w:type="dxa" w:w="2097"/>
          </w:tcPr>
          <w:p>
            <w:r>
              <w:t>Yes</w:t>
            </w:r>
          </w:p>
        </w:tc>
      </w:tr>
      <w:tr>
        <w:tc>
          <w:tcPr>
            <w:tcW w:type="dxa" w:w="2376"/>
          </w:tcPr>
          <w:p>
            <w:r>
              <w:t>Senior Officer</w:t>
            </w:r>
          </w:p>
        </w:tc>
        <w:tc>
          <w:tcPr>
            <w:tcW w:type="dxa" w:w="1843"/>
          </w:tcPr>
          <w:p>
            <w:r>
              <w:t>PSC officer with assessment responsibilities.</w:t>
            </w:r>
          </w:p>
        </w:tc>
        <w:tc>
          <w:tcPr>
            <w:tcW w:type="dxa" w:w="1701"/>
          </w:tcPr>
          <w:p>
            <w:r>
              <w:t>Yes</w:t>
            </w:r>
          </w:p>
        </w:tc>
        <w:tc>
          <w:tcPr>
            <w:tcW w:type="dxa" w:w="1559"/>
          </w:tcPr>
          <w:p>
            <w:r>
              <w:t>All</w:t>
            </w:r>
          </w:p>
        </w:tc>
        <w:tc>
          <w:tcPr>
            <w:tcW w:type="dxa" w:w="2097"/>
          </w:tcPr>
          <w:p>
            <w:r>
              <w:t>Yes</w:t>
            </w:r>
          </w:p>
        </w:tc>
      </w:tr>
      <w:tr>
        <w:tc>
          <w:tcPr>
            <w:tcW w:type="dxa" w:w="2376"/>
          </w:tcPr>
          <w:p>
            <w:r>
              <w:t>VIPAM Manager</w:t>
            </w:r>
          </w:p>
        </w:tc>
        <w:tc>
          <w:tcPr>
            <w:tcW w:type="dxa" w:w="1843"/>
          </w:tcPr>
          <w:p>
            <w:r>
              <w:t>Unit manager — reviews study leave and training submissions against checklist criteria.</w:t>
            </w:r>
          </w:p>
        </w:tc>
        <w:tc>
          <w:tcPr>
            <w:tcW w:type="dxa" w:w="1701"/>
          </w:tcPr>
          <w:p>
            <w:r>
              <w:t>Yes</w:t>
            </w:r>
          </w:p>
        </w:tc>
        <w:tc>
          <w:tcPr>
            <w:tcW w:type="dxa" w:w="1559"/>
          </w:tcPr>
          <w:p>
            <w:r>
              <w:t>All (VIPAM-routed)</w:t>
            </w:r>
          </w:p>
        </w:tc>
        <w:tc>
          <w:tcPr>
            <w:tcW w:type="dxa" w:w="2097"/>
          </w:tcPr>
          <w:p>
            <w:r>
              <w:t>Checklist review</w:t>
            </w:r>
          </w:p>
        </w:tc>
      </w:tr>
      <w:tr>
        <w:tc>
          <w:tcPr>
            <w:tcW w:type="dxa" w:w="2376"/>
          </w:tcPr>
          <w:p>
            <w:r>
              <w:t>HR Unit Manager</w:t>
            </w:r>
          </w:p>
        </w:tc>
        <w:tc>
          <w:tcPr>
            <w:tcW w:type="dxa" w:w="1843"/>
          </w:tcPr>
          <w:p>
            <w:r>
              <w:t>Unit manager — reviews recruitment and HR submissions against checklist criteria.</w:t>
            </w:r>
          </w:p>
        </w:tc>
        <w:tc>
          <w:tcPr>
            <w:tcW w:type="dxa" w:w="1701"/>
          </w:tcPr>
          <w:p>
            <w:r>
              <w:t>Yes</w:t>
            </w:r>
          </w:p>
        </w:tc>
        <w:tc>
          <w:tcPr>
            <w:tcW w:type="dxa" w:w="1559"/>
          </w:tcPr>
          <w:p>
            <w:r>
              <w:t>All (HR-routed)</w:t>
            </w:r>
          </w:p>
        </w:tc>
        <w:tc>
          <w:tcPr>
            <w:tcW w:type="dxa" w:w="2097"/>
          </w:tcPr>
          <w:p>
            <w:r>
              <w:t>Checklist review</w:t>
            </w:r>
          </w:p>
        </w:tc>
      </w:tr>
      <w:tr>
        <w:tc>
          <w:tcPr>
            <w:tcW w:type="dxa" w:w="2376"/>
          </w:tcPr>
          <w:p>
            <w:r>
              <w:t>Compliance Manager</w:t>
            </w:r>
          </w:p>
        </w:tc>
        <w:tc>
          <w:tcPr>
            <w:tcW w:type="dxa" w:w="1843"/>
          </w:tcPr>
          <w:p>
            <w:r>
              <w:t>Unit manager — reviews compliance submissions against checklist criteria.</w:t>
            </w:r>
          </w:p>
        </w:tc>
        <w:tc>
          <w:tcPr>
            <w:tcW w:type="dxa" w:w="1701"/>
          </w:tcPr>
          <w:p>
            <w:r>
              <w:t>Yes</w:t>
            </w:r>
          </w:p>
        </w:tc>
        <w:tc>
          <w:tcPr>
            <w:tcW w:type="dxa" w:w="1559"/>
          </w:tcPr>
          <w:p>
            <w:r>
              <w:t>All (Compliance-routed)</w:t>
            </w:r>
          </w:p>
        </w:tc>
        <w:tc>
          <w:tcPr>
            <w:tcW w:type="dxa" w:w="2097"/>
          </w:tcPr>
          <w:p>
            <w:r>
              <w:t>Checklist review</w:t>
            </w:r>
          </w:p>
        </w:tc>
      </w:tr>
      <w:tr>
        <w:tc>
          <w:tcPr>
            <w:tcW w:type="dxa" w:w="2376"/>
          </w:tcPr>
          <w:p>
            <w:r>
              <w:t>Ministry HR Officer</w:t>
            </w:r>
          </w:p>
        </w:tc>
        <w:tc>
          <w:tcPr>
            <w:tcW w:type="dxa" w:w="1843"/>
          </w:tcPr>
          <w:p>
            <w:r>
              <w:t>Read-only access to all submissions from their ministry.</w:t>
            </w:r>
          </w:p>
        </w:tc>
        <w:tc>
          <w:tcPr>
            <w:tcW w:type="dxa" w:w="1701"/>
          </w:tcPr>
          <w:p>
            <w:r>
              <w:t>No</w:t>
            </w:r>
          </w:p>
        </w:tc>
        <w:tc>
          <w:tcPr>
            <w:tcW w:type="dxa" w:w="1559"/>
          </w:tcPr>
          <w:p>
            <w:r>
              <w:t>Ministry only</w:t>
            </w:r>
          </w:p>
        </w:tc>
        <w:tc>
          <w:tcPr>
            <w:tcW w:type="dxa" w:w="2097"/>
          </w:tcPr>
          <w:p>
            <w:r>
              <w:t>No</w:t>
            </w:r>
          </w:p>
        </w:tc>
      </w:tr>
      <w:tr>
        <w:tc>
          <w:tcPr>
            <w:tcW w:type="dxa" w:w="2376"/>
          </w:tcPr>
          <w:p>
            <w:r>
              <w:t>Department Admin Officer</w:t>
            </w:r>
          </w:p>
        </w:tc>
        <w:tc>
          <w:tcPr>
            <w:tcW w:type="dxa" w:w="1843"/>
          </w:tcPr>
          <w:p>
            <w:r>
              <w:t>Read-only access to all submissions from their department.</w:t>
            </w:r>
          </w:p>
        </w:tc>
        <w:tc>
          <w:tcPr>
            <w:tcW w:type="dxa" w:w="1701"/>
          </w:tcPr>
          <w:p>
            <w:r>
              <w:t>No</w:t>
            </w:r>
          </w:p>
        </w:tc>
        <w:tc>
          <w:tcPr>
            <w:tcW w:type="dxa" w:w="1559"/>
          </w:tcPr>
          <w:p>
            <w:r>
              <w:t>Department only</w:t>
            </w:r>
          </w:p>
        </w:tc>
        <w:tc>
          <w:tcPr>
            <w:tcW w:type="dxa" w:w="2097"/>
          </w:tcPr>
          <w:p>
            <w:r>
              <w:t>No</w:t>
            </w:r>
          </w:p>
        </w:tc>
      </w:tr>
    </w:tbl>
    <w:p w:rsidR="00185DBC" w:rsidP="745D5EFA" w:rsidRDefault="00AF3EC4" w14:paraId="11FF4AF6" w14:textId="77777777">
      <w:pPr>
        <w:pStyle w:val="Heading2"/>
        <w:rPr>
          <w:rFonts w:ascii="Calibri" w:hAnsi="Calibri" w:eastAsia="Calibri" w:cs="Calibri"/>
          <w:b w:val="1"/>
          <w:bCs w:val="1"/>
        </w:rPr>
      </w:pPr>
      <w:bookmarkStart w:name="proposed-workflow-stages" w:id="37"/>
      <w:bookmarkEnd w:id="34"/>
      <w:commentRangeStart w:id="38"/>
      <w:bookmarkStart w:name="_Toc1497058811" w:id="222287521"/>
      <w:r w:rsidRPr="6B3C2267" w:rsidR="1EF2A1FD">
        <w:rPr>
          <w:rFonts w:ascii="Calibri" w:hAnsi="Calibri" w:eastAsia="Calibri" w:cs="Calibri"/>
          <w:b w:val="1"/>
          <w:bCs w:val="1"/>
        </w:rPr>
        <w:t>4.4 Proposed Workflow Stages</w:t>
      </w:r>
      <w:commentRangeEnd w:id="38"/>
      <w:r>
        <w:rPr>
          <w:rStyle w:val="CommentReference"/>
        </w:rPr>
        <w:commentReference w:id="38"/>
      </w:r>
      <w:bookmarkEnd w:id="222287521"/>
    </w:p>
    <w:p w:rsidR="00185DBC" w:rsidP="745D5EFA" w:rsidRDefault="00AF3EC4" w14:paraId="09EB7E9C" w14:textId="77777777">
      <w:pPr>
        <w:pStyle w:val="FirstParagraph"/>
        <w:rPr>
          <w:rFonts w:ascii="Calibri" w:hAnsi="Calibri" w:eastAsia="Calibri" w:cs="Calibri"/>
          <w:color w:val="222222"/>
        </w:rPr>
      </w:pPr>
      <w:r w:rsidRPr="745D5EFA" w:rsidR="39267F85">
        <w:rPr>
          <w:rFonts w:ascii="Calibri" w:hAnsi="Calibri" w:eastAsia="Calibri" w:cs="Calibri"/>
          <w:color w:val="222222"/>
        </w:rPr>
        <w:t>Once a PSC Officer logs a received form into the system, the submission progresses through the following stages.</w:t>
      </w:r>
    </w:p>
    <w:p w:rsidR="00185DBC" w:rsidP="745D5EFA" w:rsidRDefault="00AF3EC4" w14:paraId="2A64E5D7" w14:textId="77777777">
      <w:pPr>
        <w:pStyle w:val="BodyText"/>
        <w:rPr>
          <w:rFonts w:ascii="Calibri" w:hAnsi="Calibri" w:eastAsia="Calibri" w:cs="Calibri"/>
          <w:color w:val="222222"/>
        </w:rPr>
      </w:pPr>
      <w:r w:rsidRPr="745D5EFA" w:rsidR="39267F85">
        <w:rPr>
          <w:rFonts w:ascii="Calibri" w:hAnsi="Calibri" w:eastAsia="Calibri" w:cs="Calibri"/>
          <w:color w:val="222222"/>
        </w:rPr>
        <w:t xml:space="preserve">The diagram below shows the </w:t>
      </w:r>
      <w:r w:rsidRPr="745D5EFA" w:rsidR="39267F85">
        <w:rPr>
          <w:rFonts w:ascii="Calibri" w:hAnsi="Calibri" w:eastAsia="Calibri" w:cs="Calibri"/>
          <w:b w:val="1"/>
          <w:bCs w:val="1"/>
          <w:color w:val="222222"/>
        </w:rPr>
        <w:t>end-to-end process</w:t>
      </w:r>
      <w:r w:rsidRPr="745D5EFA" w:rsidR="39267F85">
        <w:rPr>
          <w:rFonts w:ascii="Calibri" w:hAnsi="Calibri" w:eastAsia="Calibri" w:cs="Calibri"/>
          <w:color w:val="222222"/>
        </w:rPr>
        <w:t xml:space="preserve">: first, the ministry-side steps that happen </w:t>
      </w:r>
      <w:r w:rsidRPr="745D5EFA" w:rsidR="39267F85">
        <w:rPr>
          <w:rFonts w:ascii="Calibri" w:hAnsi="Calibri" w:eastAsia="Calibri" w:cs="Calibri"/>
          <w:i w:val="1"/>
          <w:iCs w:val="1"/>
          <w:color w:val="222222"/>
        </w:rPr>
        <w:t>before</w:t>
      </w:r>
      <w:r w:rsidRPr="745D5EFA" w:rsidR="39267F85">
        <w:rPr>
          <w:rFonts w:ascii="Calibri" w:hAnsi="Calibri" w:eastAsia="Calibri" w:cs="Calibri"/>
          <w:color w:val="222222"/>
        </w:rPr>
        <w:t xml:space="preserve"> any digital record exists; then the </w:t>
      </w:r>
      <w:r w:rsidRPr="745D5EFA" w:rsidR="39267F85">
        <w:rPr>
          <w:rFonts w:ascii="Calibri" w:hAnsi="Calibri" w:eastAsia="Calibri" w:cs="Calibri"/>
          <w:b w:val="1"/>
          <w:bCs w:val="1"/>
          <w:color w:val="222222"/>
        </w:rPr>
        <w:t>PSC-tracked</w:t>
      </w:r>
      <w:r w:rsidRPr="745D5EFA" w:rsidR="39267F85">
        <w:rPr>
          <w:rFonts w:ascii="Calibri" w:hAnsi="Calibri" w:eastAsia="Calibri" w:cs="Calibri"/>
          <w:color w:val="222222"/>
        </w:rPr>
        <w:t xml:space="preserve"> stages from the moment a PSC Officer logs the form (reference </w:t>
      </w:r>
      <w:r w:rsidRPr="745D5EFA" w:rsidR="39267F85">
        <w:rPr>
          <w:rStyle w:val="VerbatimChar"/>
          <w:rFonts w:ascii="Calibri" w:hAnsi="Calibri" w:eastAsia="Calibri" w:cs="Calibri"/>
          <w:color w:val="222222"/>
        </w:rPr>
        <w:t>PSC-YYYY-XXXXX</w:t>
      </w:r>
      <w:r w:rsidRPr="745D5EFA" w:rsidR="39267F85">
        <w:rPr>
          <w:rFonts w:ascii="Calibri" w:hAnsi="Calibri" w:eastAsia="Calibri" w:cs="Calibri"/>
          <w:color w:val="222222"/>
        </w:rPr>
        <w:t xml:space="preserve"> assigned) through to final Commission decision or withdrawal.</w:t>
      </w:r>
    </w:p>
    <w:p w:rsidR="00185DBC" w:rsidRDefault="00185DBC" w14:paraId="7BD2214C" w14:textId="77777777">
      <w:pPr>
        <w:pStyle w:val="BodyText"/>
      </w:pPr>
    </w:p>
    <w:p w:rsidR="00185DBC" w:rsidRDefault="00AF3EC4" w14:paraId="475469A7" w14:textId="77777777">
      <w:pPr>
        <w:pStyle w:val="BodyText"/>
      </w:pPr>
      <w:r>
        <w:rPr>
          <w:noProof/>
        </w:rPr>
        <w:lastRenderedPageBreak/>
        <w:drawing>
          <wp:inline distT="0" distB="0" distL="0" distR="0" wp14:anchorId="6F3E5076" wp14:editId="44A1AC56">
            <wp:extent cx="5334000" cy="7221079"/>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oncept_note_files\figure-docx\mermaid-figure-1.png"/>
                    <pic:cNvPicPr>
                      <a:picLocks noChangeAspect="1" noChangeArrowheads="1"/>
                    </pic:cNvPicPr>
                  </pic:nvPicPr>
                  <pic:blipFill>
                    <a:blip r:embed="rId10"/>
                    <a:stretch>
                      <a:fillRect/>
                    </a:stretch>
                  </pic:blipFill>
                  <pic:spPr bwMode="auto">
                    <a:xfrm>
                      <a:off x="0" y="0"/>
                      <a:ext cx="5334000" cy="7221079"/>
                    </a:xfrm>
                    <a:prstGeom prst="rect">
                      <a:avLst/>
                    </a:prstGeom>
                    <a:noFill/>
                    <a:ln w="9525">
                      <a:noFill/>
                      <a:headEnd/>
                      <a:tailEnd/>
                    </a:ln>
                  </pic:spPr>
                </pic:pic>
              </a:graphicData>
            </a:graphic>
          </wp:inline>
        </w:drawing>
      </w:r>
    </w:p>
    <w:p w:rsidR="00185DBC" w:rsidRDefault="00185DBC" w14:paraId="0C660E0D" w14:textId="77777777">
      <w:pPr>
        <w:pStyle w:val="BodyText"/>
      </w:pPr>
    </w:p>
    <w:p w:rsidR="00185DBC" w:rsidP="6B3C2267" w:rsidRDefault="00AF3EC4" w14:paraId="4235CF28" w14:textId="77777777">
      <w:pPr>
        <w:pStyle w:val="BodyText"/>
        <w:rPr>
          <w:rFonts w:ascii="Calibri" w:hAnsi="Calibri" w:eastAsia="Calibri" w:cs="Calibri"/>
          <w:color w:val="222222"/>
          <w:highlight w:val="yellow"/>
        </w:rPr>
      </w:pPr>
      <w:r w:rsidRPr="6B3C2267" w:rsidR="1EF2A1FD">
        <w:rPr>
          <w:rFonts w:ascii="Calibri" w:hAnsi="Calibri" w:eastAsia="Calibri" w:cs="Calibri"/>
          <w:i w:val="1"/>
          <w:iCs w:val="1"/>
          <w:color w:val="222222"/>
          <w:highlight w:val="yellow"/>
        </w:rPr>
        <w:t>Figure 1.</w:t>
      </w:r>
      <w:r w:rsidRPr="6B3C2267" w:rsidR="1EF2A1FD">
        <w:rPr>
          <w:rFonts w:ascii="Calibri" w:hAnsi="Calibri" w:eastAsia="Calibri" w:cs="Calibri"/>
          <w:color w:val="222222"/>
          <w:highlight w:val="yellow"/>
        </w:rPr>
        <w:t xml:space="preserve"> End-to-end PSC form workflow: ministry preparation is not recorded in the tracker; the </w:t>
      </w:r>
      <w:r w:rsidRPr="6B3C2267" w:rsidR="1EF2A1FD">
        <w:rPr>
          <w:rFonts w:ascii="Calibri" w:hAnsi="Calibri" w:eastAsia="Calibri" w:cs="Calibri"/>
          <w:b w:val="1"/>
          <w:bCs w:val="1"/>
          <w:color w:val="222222"/>
          <w:highlight w:val="yellow"/>
        </w:rPr>
        <w:t>PSC Officer’s log step</w:t>
      </w:r>
      <w:r w:rsidRPr="6B3C2267" w:rsidR="1EF2A1FD">
        <w:rPr>
          <w:rFonts w:ascii="Calibri" w:hAnsi="Calibri" w:eastAsia="Calibri" w:cs="Calibri"/>
          <w:color w:val="222222"/>
          <w:highlight w:val="yellow"/>
        </w:rPr>
        <w:t xml:space="preserve"> is the first digital event. Dashed arrow: form reaches PSC but is not </w:t>
      </w:r>
      <w:r w:rsidRPr="6B3C2267" w:rsidR="1EF2A1FD">
        <w:rPr>
          <w:rFonts w:ascii="Calibri" w:hAnsi="Calibri" w:eastAsia="Calibri" w:cs="Calibri"/>
          <w:color w:val="222222"/>
          <w:highlight w:val="yellow"/>
        </w:rPr>
        <w:t>tracked until logged. Branching reflects common paths; exact routes may vary by form category and case.</w:t>
      </w:r>
    </w:p>
    <w:p w:rsidR="00185DBC" w:rsidP="745D5EFA" w:rsidRDefault="00AF3EC4" w14:paraId="2559017B" w14:textId="77777777">
      <w:pPr>
        <w:pStyle w:val="BodyText"/>
        <w:rPr>
          <w:rFonts w:ascii="Calibri" w:hAnsi="Calibri" w:eastAsia="Calibri" w:cs="Calibri"/>
          <w:color w:val="222222"/>
        </w:rPr>
      </w:pPr>
      <w:r w:rsidRPr="745D5EFA" w:rsidR="39267F85">
        <w:rPr>
          <w:rFonts w:ascii="Calibri" w:hAnsi="Calibri" w:eastAsia="Calibri" w:cs="Calibri"/>
          <w:color w:val="222222"/>
        </w:rPr>
        <w:t xml:space="preserve">The table below lists each tracker </w:t>
      </w:r>
      <w:r w:rsidRPr="745D5EFA" w:rsidR="39267F85">
        <w:rPr>
          <w:rFonts w:ascii="Calibri" w:hAnsi="Calibri" w:eastAsia="Calibri" w:cs="Calibri"/>
          <w:b w:val="1"/>
          <w:bCs w:val="1"/>
          <w:color w:val="222222"/>
        </w:rPr>
        <w:t>status</w:t>
      </w:r>
      <w:r w:rsidRPr="745D5EFA" w:rsidR="39267F85">
        <w:rPr>
          <w:rFonts w:ascii="Calibri" w:hAnsi="Calibri" w:eastAsia="Calibri" w:cs="Calibri"/>
          <w:color w:val="222222"/>
        </w:rPr>
        <w:t xml:space="preserve"> and who triggers it.</w:t>
      </w:r>
    </w:p>
    <w:tbl>
      <w:tblPr>
        <w:tblStyle w:val="ListTable3-Accent1"/>
        <w:tblW w:w="5000" w:type="pct"/>
        <w:tblLayout w:type="fixed"/>
        <w:tblLook w:val="0020" w:firstRow="1" w:lastRow="0" w:firstColumn="0" w:lastColumn="0" w:noHBand="0" w:noVBand="0"/>
      </w:tblPr>
      <w:tblGrid>
        <w:gridCol w:w="2032"/>
        <w:gridCol w:w="3772"/>
        <w:gridCol w:w="3772"/>
      </w:tblGrid>
      <w:tr w:rsidR="00185DBC" w:rsidTr="6B3C2267" w14:paraId="0A0AC38D"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shd w:val="clear" w:color="auto" w:fill="0E2841" w:themeFill="text2"/>
            <w:tcMar/>
          </w:tcPr>
          <w:p w:rsidR="00185DBC" w:rsidP="6B3C2267" w:rsidRDefault="00AF3EC4" w14:paraId="629A9E41" w14:textId="77777777">
            <w:pPr>
              <w:pStyle w:val="Compact"/>
              <w:rPr>
                <w:rFonts w:ascii="Calibri" w:hAnsi="Calibri" w:eastAsia="Calibri" w:cs="Calibri"/>
                <w:highlight w:val="yellow"/>
              </w:rPr>
            </w:pPr>
            <w:r w:rsidRPr="6B3C2267" w:rsidR="1EF2A1FD">
              <w:rPr>
                <w:rFonts w:ascii="Calibri" w:hAnsi="Calibri" w:eastAsia="Calibri" w:cs="Calibri"/>
                <w:highlight w:val="yellow"/>
              </w:rPr>
              <w:t>Stage</w:t>
            </w:r>
          </w:p>
        </w:tc>
        <w:tc>
          <w:tcPr>
            <w:cnfStyle w:val="000001000000" w:firstRow="0" w:lastRow="0" w:firstColumn="0" w:lastColumn="0" w:oddVBand="0" w:evenVBand="1" w:oddHBand="0" w:evenHBand="0" w:firstRowFirstColumn="0" w:firstRowLastColumn="0" w:lastRowFirstColumn="0" w:lastRowLastColumn="0"/>
            <w:tcW w:w="3120" w:type="dxa"/>
            <w:shd w:val="clear" w:color="auto" w:fill="0E2841" w:themeFill="text2"/>
            <w:tcMar/>
          </w:tcPr>
          <w:p w:rsidR="00185DBC" w:rsidP="6B3C2267" w:rsidRDefault="00AF3EC4" w14:paraId="60B603E5"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highlight w:val="yellow"/>
              </w:rPr>
            </w:pPr>
            <w:r w:rsidRPr="6B3C2267" w:rsidR="1EF2A1FD">
              <w:rPr>
                <w:rFonts w:ascii="Calibri" w:hAnsi="Calibri" w:eastAsia="Calibri" w:cs="Calibri"/>
                <w:highlight w:val="yellow"/>
              </w:rPr>
              <w:t>Triggered by</w:t>
            </w:r>
          </w:p>
        </w:tc>
        <w:tc>
          <w:tcPr>
            <w:cnfStyle w:val="000010000000" w:firstRow="0" w:lastRow="0" w:firstColumn="0" w:lastColumn="0" w:oddVBand="1" w:evenVBand="0" w:oddHBand="0" w:evenHBand="0" w:firstRowFirstColumn="0" w:firstRowLastColumn="0" w:lastRowFirstColumn="0" w:lastRowLastColumn="0"/>
            <w:tcW w:w="3120" w:type="dxa"/>
            <w:shd w:val="clear" w:color="auto" w:fill="0E2841" w:themeFill="text2"/>
            <w:tcMar/>
          </w:tcPr>
          <w:p w:rsidR="00185DBC" w:rsidP="6B3C2267" w:rsidRDefault="00AF3EC4" w14:paraId="41C051B1" w14:textId="77777777">
            <w:pPr>
              <w:pStyle w:val="Compact"/>
              <w:rPr>
                <w:rFonts w:ascii="Calibri" w:hAnsi="Calibri" w:eastAsia="Calibri" w:cs="Calibri"/>
                <w:highlight w:val="yellow"/>
              </w:rPr>
            </w:pPr>
            <w:r w:rsidRPr="6B3C2267" w:rsidR="1EF2A1FD">
              <w:rPr>
                <w:rFonts w:ascii="Calibri" w:hAnsi="Calibri" w:eastAsia="Calibri" w:cs="Calibri"/>
                <w:highlight w:val="yellow"/>
              </w:rPr>
              <w:t>Description</w:t>
            </w:r>
          </w:p>
        </w:tc>
      </w:tr>
      <w:tr w:rsidR="00185DBC" w:rsidTr="6B3C2267" w14:paraId="71C395D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59FCC04D"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Received by PSC</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506A4022" w14:textId="7197E004">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Receptionist</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172B435A" w14:textId="0902C411">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Submission arrives at PSC front desk from ministry or department; physical or electronic receipt acknowledged</w:t>
            </w:r>
          </w:p>
        </w:tc>
      </w:tr>
      <w:tr w:rsidR="00185DBC" w:rsidTr="6B3C2267" w14:paraId="378CF598"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7758DB4E"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 xml:space="preserve">Registered and </w:t>
            </w:r>
            <w:r w:rsidRPr="6B3C2267" w:rsidR="1EF2A1FD">
              <w:rPr>
                <w:rFonts w:ascii="Calibri" w:hAnsi="Calibri" w:eastAsia="Calibri" w:cs="Calibri"/>
                <w:b w:val="1"/>
                <w:bCs w:val="1"/>
                <w:color w:val="222222"/>
                <w:sz w:val="22"/>
                <w:szCs w:val="22"/>
                <w:highlight w:val="yellow"/>
              </w:rPr>
              <w:t>Routed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26E23D24"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Receptionist</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50506704"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Unique reference number assigned (PSC-YYYY-XXXXX); closing deadline recorded; submission routed to responsible manager: ODU (restructures), Manager HR (recruitment and HR matters), or VIPAM (study leave and training). Tracking formally begins.</w:t>
            </w:r>
          </w:p>
        </w:tc>
      </w:tr>
      <w:tr w:rsidR="00185DBC" w:rsidTr="6B3C2267" w14:paraId="2C0B9AB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35B6ACB3"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Manager Checklist Review</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3C0C18C2"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Responsible Manager (ODU / HR / VIPAM)</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71E9A20"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 xml:space="preserve">Manager reviews </w:t>
            </w:r>
            <w:r w:rsidRPr="6B3C2267" w:rsidR="1EF2A1FD">
              <w:rPr>
                <w:rFonts w:ascii="Calibri" w:hAnsi="Calibri" w:eastAsia="Calibri" w:cs="Calibri"/>
                <w:color w:val="222222"/>
                <w:sz w:val="22"/>
                <w:szCs w:val="22"/>
                <w:highlight w:val="yellow"/>
              </w:rPr>
              <w:t>submission</w:t>
            </w:r>
            <w:r w:rsidRPr="6B3C2267" w:rsidR="1EF2A1FD">
              <w:rPr>
                <w:rFonts w:ascii="Calibri" w:hAnsi="Calibri" w:eastAsia="Calibri" w:cs="Calibri"/>
                <w:color w:val="222222"/>
                <w:sz w:val="22"/>
                <w:szCs w:val="22"/>
                <w:highlight w:val="yellow"/>
              </w:rPr>
              <w:t xml:space="preserve"> against a formal checklist per PSSRM requirements. If </w:t>
            </w:r>
            <w:r w:rsidRPr="6B3C2267" w:rsidR="1EF2A1FD">
              <w:rPr>
                <w:rFonts w:ascii="Calibri" w:hAnsi="Calibri" w:eastAsia="Calibri" w:cs="Calibri"/>
                <w:color w:val="222222"/>
                <w:sz w:val="22"/>
                <w:szCs w:val="22"/>
                <w:highlight w:val="yellow"/>
              </w:rPr>
              <w:t>checklist</w:t>
            </w:r>
            <w:r w:rsidRPr="6B3C2267" w:rsidR="1EF2A1FD">
              <w:rPr>
                <w:rFonts w:ascii="Calibri" w:hAnsi="Calibri" w:eastAsia="Calibri" w:cs="Calibri"/>
                <w:color w:val="222222"/>
                <w:sz w:val="22"/>
                <w:szCs w:val="22"/>
                <w:highlight w:val="yellow"/>
              </w:rPr>
              <w:t xml:space="preserve"> is satisfied, submission is taken to the PSC Secretary for sign-off. If not satisfied, submission is returned to the originating ministry with reasons. Once Secretary signs off, submission is confirmed to have merit and is placed on the Commission agenda.</w:t>
            </w:r>
          </w:p>
        </w:tc>
      </w:tr>
      <w:tr w:rsidR="00185DBC" w:rsidTr="6B3C2267" w14:paraId="2F2004B8"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543A1C57"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Under Assessment</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545E1D9B"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 starts review</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9A2A1A5"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Formal assessment begins; 21-working-day clock starts</w:t>
            </w:r>
          </w:p>
        </w:tc>
      </w:tr>
      <w:tr w:rsidR="00185DBC" w:rsidTr="6B3C2267" w14:paraId="121B079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7A61CF25"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Deferred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1554C983"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70C35EDC"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Ministry/department required to make amendments before resubmission</w:t>
            </w:r>
          </w:p>
        </w:tc>
      </w:tr>
      <w:tr w:rsidR="00185DBC" w:rsidTr="6B3C2267" w14:paraId="61122D29"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31FE4A60"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Resubmitted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037812A8"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 (on receipt of revised form)</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07058FA"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Ministry has responded; assessment clock restarts</w:t>
            </w:r>
          </w:p>
        </w:tc>
      </w:tr>
      <w:tr w:rsidR="00185DBC" w:rsidTr="6B3C2267" w14:paraId="7C88DF5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115B5C88"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Forwarded to Commission</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78F990B0"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Secretary</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1930B47D"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Form placed on Commission meeting agenda</w:t>
            </w:r>
          </w:p>
        </w:tc>
      </w:tr>
      <w:tr w:rsidR="00185DBC" w:rsidTr="6B3C2267" w14:paraId="3B0D7647"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29EC4AAC"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Commission Sitting</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68F961F4"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Secretary / Commission</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422FB3B1"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 xml:space="preserve">Commission adopts agenda (submissions ordered by category: discipline first, then recruitment, restructure, then study/HR </w:t>
            </w:r>
            <w:r w:rsidRPr="6B3C2267" w:rsidR="1EF2A1FD">
              <w:rPr>
                <w:rFonts w:ascii="Calibri" w:hAnsi="Calibri" w:eastAsia="Calibri" w:cs="Calibri"/>
                <w:color w:val="222222"/>
                <w:sz w:val="22"/>
                <w:szCs w:val="22"/>
                <w:highlight w:val="yellow"/>
              </w:rPr>
              <w:t xml:space="preserve">matters); </w:t>
            </w:r>
            <w:r w:rsidRPr="6B3C2267" w:rsidR="1EF2A1FD">
              <w:rPr>
                <w:rFonts w:ascii="Calibri" w:hAnsi="Calibri" w:eastAsia="Calibri" w:cs="Calibri"/>
                <w:color w:val="222222"/>
                <w:sz w:val="22"/>
                <w:szCs w:val="22"/>
                <w:highlight w:val="yellow"/>
              </w:rPr>
              <w:t>previous</w:t>
            </w:r>
            <w:r w:rsidRPr="6B3C2267" w:rsidR="1EF2A1FD">
              <w:rPr>
                <w:rFonts w:ascii="Calibri" w:hAnsi="Calibri" w:eastAsia="Calibri" w:cs="Calibri"/>
                <w:color w:val="222222"/>
                <w:sz w:val="22"/>
                <w:szCs w:val="22"/>
                <w:highlight w:val="yellow"/>
              </w:rPr>
              <w:t xml:space="preserve"> meeting minutes are endorsed; each submission is heard and deliberated on its merits.</w:t>
            </w:r>
          </w:p>
        </w:tc>
      </w:tr>
      <w:tr w:rsidR="00185DBC" w:rsidTr="6B3C2267" w14:paraId="4C2EEFA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0E7F47A1"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Approved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43EBAA0E"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Commissioner</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42E7A843"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Commission approves the submission</w:t>
            </w:r>
          </w:p>
        </w:tc>
      </w:tr>
      <w:tr w:rsidR="00185DBC" w:rsidTr="6B3C2267" w14:paraId="5150553A"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3FABAC6F"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Rejected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3802F9F6"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Commissioner</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653C31D3"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Commission rejects the submission</w:t>
            </w:r>
          </w:p>
        </w:tc>
      </w:tr>
      <w:tr w:rsidR="00185DBC" w:rsidTr="6B3C2267" w14:paraId="7D83680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11E2694A"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Returned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35EDFFD8"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 / Commissioner</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067CD1A5"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Further information required before a decision can be made</w:t>
            </w:r>
          </w:p>
        </w:tc>
      </w:tr>
      <w:tr w:rsidR="00185DBC" w:rsidTr="6B3C2267" w14:paraId="332B4A36"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353BB502"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Minutes Drafted and Signed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4E9BD1FC"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 xml:space="preserve">PSC Secretary / Commission </w:t>
            </w:r>
            <w:r w:rsidRPr="6B3C2267" w:rsidR="1EF2A1FD">
              <w:rPr>
                <w:rFonts w:ascii="Calibri" w:hAnsi="Calibri" w:eastAsia="Calibri" w:cs="Calibri"/>
                <w:color w:val="222222"/>
                <w:sz w:val="22"/>
                <w:szCs w:val="22"/>
                <w:highlight w:val="yellow"/>
              </w:rPr>
              <w:t>Chairman</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4AD39C98" w14:textId="1657417F">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 xml:space="preserve">Secretary drafts meeting minutes recording all decisions against agenda items. Commission reads, reviews, prints, and signs the minutes. </w:t>
            </w:r>
            <w:r w:rsidRPr="6B3C2267" w:rsidR="1EF2A1FD">
              <w:rPr>
                <w:rFonts w:ascii="Calibri" w:hAnsi="Calibri" w:eastAsia="Calibri" w:cs="Calibri"/>
                <w:color w:val="222222"/>
                <w:sz w:val="22"/>
                <w:szCs w:val="22"/>
                <w:highlight w:val="yellow"/>
              </w:rPr>
              <w:t>Signed minutes are saved to the PSC shared network drive (Salmon) as the permanent official record.</w:t>
            </w:r>
          </w:p>
        </w:tc>
      </w:tr>
      <w:tr w:rsidR="00185DBC" w:rsidTr="6B3C2267" w14:paraId="682F48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1ECACF0A"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Decision Entered and Assigned</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657568CE"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Manager CSU</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64428D30"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Manager CSU enters each Commission decision into the system and assigns it to the responsible manager (ODU, HR, VIPAM, or other) with a due date for implementation.</w:t>
            </w:r>
          </w:p>
        </w:tc>
      </w:tr>
      <w:tr w:rsidR="00185DBC" w:rsidTr="6B3C2267" w14:paraId="22BAA66A" w14:textId="77777777">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790D6172"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Under Implementation</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116038D8"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Responsible Manager / Officers</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37175A2"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Responsible</w:t>
            </w:r>
            <w:r w:rsidRPr="6B3C2267" w:rsidR="1EF2A1FD">
              <w:rPr>
                <w:rFonts w:ascii="Calibri" w:hAnsi="Calibri" w:eastAsia="Calibri" w:cs="Calibri"/>
                <w:color w:val="222222"/>
                <w:sz w:val="22"/>
                <w:szCs w:val="22"/>
                <w:highlight w:val="yellow"/>
              </w:rPr>
              <w:t xml:space="preserve"> manager assigns the decision to an officer for action. Officer actions the decision and updates the status in the system. Status values: In Progress, Implemented, Not Implemented, Overdue, Deferred/N/A.</w:t>
            </w:r>
          </w:p>
        </w:tc>
      </w:tr>
      <w:tr w:rsidR="00185DBC" w:rsidTr="6B3C2267" w14:paraId="59F5877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Mar/>
          </w:tcPr>
          <w:p w:rsidR="00185DBC" w:rsidP="6B3C2267" w:rsidRDefault="00AF3EC4" w14:paraId="6D8EECD3" w14:textId="77777777">
            <w:pPr>
              <w:pStyle w:val="Compact"/>
              <w:rPr>
                <w:rFonts w:ascii="Calibri" w:hAnsi="Calibri" w:eastAsia="Calibri" w:cs="Calibri"/>
                <w:b w:val="1"/>
                <w:bCs w:val="1"/>
                <w:color w:val="222222"/>
                <w:sz w:val="22"/>
                <w:szCs w:val="22"/>
                <w:highlight w:val="yellow"/>
              </w:rPr>
            </w:pPr>
            <w:r w:rsidRPr="6B3C2267" w:rsidR="1EF2A1FD">
              <w:rPr>
                <w:rFonts w:ascii="Calibri" w:hAnsi="Calibri" w:eastAsia="Calibri" w:cs="Calibri"/>
                <w:b w:val="1"/>
                <w:bCs w:val="1"/>
                <w:color w:val="222222"/>
                <w:sz w:val="22"/>
                <w:szCs w:val="22"/>
                <w:highlight w:val="yellow"/>
              </w:rPr>
              <w:t>Implementation Report</w:t>
            </w:r>
          </w:p>
        </w:tc>
        <w:tc>
          <w:tcPr>
            <w:cnfStyle w:val="000001000000" w:firstRow="0" w:lastRow="0" w:firstColumn="0" w:lastColumn="0" w:oddVBand="0" w:evenVBand="1" w:oddHBand="0" w:evenHBand="0" w:firstRowFirstColumn="0" w:firstRowLastColumn="0" w:lastRowFirstColumn="0" w:lastRowLastColumn="0"/>
            <w:tcW w:w="3120" w:type="dxa"/>
            <w:tcMar/>
          </w:tcPr>
          <w:p w:rsidR="00185DBC" w:rsidP="6B3C2267" w:rsidRDefault="00AF3EC4" w14:paraId="1F203CF6"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Secretary</w:t>
            </w:r>
          </w:p>
        </w:tc>
        <w:tc>
          <w:tcPr>
            <w:cnfStyle w:val="000010000000" w:firstRow="0" w:lastRow="0" w:firstColumn="0" w:lastColumn="0" w:oddVBand="1" w:evenVBand="0" w:oddHBand="0" w:evenHBand="0" w:firstRowFirstColumn="0" w:firstRowLastColumn="0" w:lastRowFirstColumn="0" w:lastRowLastColumn="0"/>
            <w:tcW w:w="3120" w:type="dxa"/>
            <w:tcMar/>
          </w:tcPr>
          <w:p w:rsidR="00185DBC" w:rsidP="6B3C2267" w:rsidRDefault="00AF3EC4" w14:paraId="32CF68D5"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Secretary</w:t>
            </w:r>
            <w:r w:rsidRPr="6B3C2267" w:rsidR="1EF2A1FD">
              <w:rPr>
                <w:rFonts w:ascii="Calibri" w:hAnsi="Calibri" w:eastAsia="Calibri" w:cs="Calibri"/>
                <w:color w:val="222222"/>
                <w:sz w:val="22"/>
                <w:szCs w:val="22"/>
                <w:highlight w:val="yellow"/>
              </w:rPr>
              <w:t xml:space="preserve"> extracts an implementation progress report from the system showing how many decisions have been implemented, how many are in progress, and how many are overdue or not implemented. </w:t>
            </w:r>
            <w:r w:rsidRPr="6B3C2267" w:rsidR="1EF2A1FD">
              <w:rPr>
                <w:rFonts w:ascii="Calibri" w:hAnsi="Calibri" w:eastAsia="Calibri" w:cs="Calibri"/>
                <w:color w:val="222222"/>
                <w:sz w:val="22"/>
                <w:szCs w:val="22"/>
                <w:highlight w:val="yellow"/>
              </w:rPr>
              <w:t>Report</w:t>
            </w:r>
            <w:r w:rsidRPr="6B3C2267" w:rsidR="1EF2A1FD">
              <w:rPr>
                <w:rFonts w:ascii="Calibri" w:hAnsi="Calibri" w:eastAsia="Calibri" w:cs="Calibri"/>
                <w:color w:val="222222"/>
                <w:sz w:val="22"/>
                <w:szCs w:val="22"/>
                <w:highlight w:val="yellow"/>
              </w:rPr>
              <w:t xml:space="preserve"> is distributed to all managers and the Commission before the next </w:t>
            </w:r>
            <w:r w:rsidRPr="6B3C2267" w:rsidR="1EF2A1FD">
              <w:rPr>
                <w:rFonts w:ascii="Calibri" w:hAnsi="Calibri" w:eastAsia="Calibri" w:cs="Calibri"/>
                <w:color w:val="222222"/>
                <w:sz w:val="22"/>
                <w:szCs w:val="22"/>
                <w:highlight w:val="yellow"/>
              </w:rPr>
              <w:t>sitting</w:t>
            </w:r>
            <w:r w:rsidRPr="6B3C2267" w:rsidR="1EF2A1FD">
              <w:rPr>
                <w:rFonts w:ascii="Calibri" w:hAnsi="Calibri" w:eastAsia="Calibri" w:cs="Calibri"/>
                <w:color w:val="222222"/>
                <w:sz w:val="22"/>
                <w:szCs w:val="22"/>
                <w:highlight w:val="yellow"/>
              </w:rPr>
              <w:t>. Overdue and not-implemented decisions are automatically carried forward to the next Commission agenda for escalation.</w:t>
            </w:r>
          </w:p>
        </w:tc>
      </w:tr>
      <w:tr>
        <w:tc>
          <w:tcPr>
            <w:tcW w:type="dxa" w:w="2032"/>
          </w:tcPr>
          <w:p>
            <w:r>
              <w:t>Returned for Clarification</w:t>
            </w:r>
          </w:p>
        </w:tc>
        <w:tc>
          <w:tcPr>
            <w:tcW w:type="dxa" w:w="3772"/>
          </w:tcPr>
          <w:p>
            <w:r>
              <w:t>PSC Officer</w:t>
            </w:r>
          </w:p>
        </w:tc>
        <w:tc>
          <w:tcPr>
            <w:tcW w:type="dxa" w:w="3772"/>
          </w:tcPr>
          <w:p>
            <w:r>
              <w:t>Submission returned to ministry for clarification without formal deferral. Not a deferral — the 21-day clock continues unless explicitly paused.</w:t>
            </w:r>
          </w:p>
        </w:tc>
      </w:tr>
      <w:tr>
        <w:tc>
          <w:tcPr>
            <w:tcW w:type="dxa" w:w="2032"/>
          </w:tcPr>
          <w:p>
            <w:r>
              <w:t>Tabled</w:t>
            </w:r>
          </w:p>
        </w:tc>
        <w:tc>
          <w:tcPr>
            <w:tcW w:type="dxa" w:w="3772"/>
          </w:tcPr>
          <w:p>
            <w:r>
              <w:t>PSC Secretary / Commission</w:t>
            </w:r>
          </w:p>
        </w:tc>
        <w:tc>
          <w:tcPr>
            <w:tcW w:type="dxa" w:w="3772"/>
          </w:tcPr>
          <w:p>
            <w:r>
              <w:t>Submission tabled at Commission sitting without a decision; held over to a future sitting.</w:t>
            </w:r>
          </w:p>
        </w:tc>
      </w:tr>
      <w:tr>
        <w:tc>
          <w:tcPr>
            <w:tcW w:type="dxa" w:w="2032"/>
          </w:tcPr>
          <w:p>
            <w:r>
              <w:t>Awaiting Legal Advice</w:t>
            </w:r>
          </w:p>
        </w:tc>
        <w:tc>
          <w:tcPr>
            <w:tcW w:type="dxa" w:w="3772"/>
          </w:tcPr>
          <w:p>
            <w:r>
              <w:t>PSC Officer / Secretary</w:t>
            </w:r>
          </w:p>
        </w:tc>
        <w:tc>
          <w:tcPr>
            <w:tcW w:type="dxa" w:w="3772"/>
          </w:tcPr>
          <w:p>
            <w:r>
              <w:t>Assessment paused pending legal advice from the State Law Office.</w:t>
            </w:r>
          </w:p>
        </w:tc>
      </w:tr>
      <w:tr>
        <w:tc>
          <w:tcPr>
            <w:tcW w:type="dxa" w:w="2032"/>
          </w:tcPr>
          <w:p>
            <w:r>
              <w:t>Awaiting Cabinet Decision</w:t>
            </w:r>
          </w:p>
        </w:tc>
        <w:tc>
          <w:tcPr>
            <w:tcW w:type="dxa" w:w="3772"/>
          </w:tcPr>
          <w:p>
            <w:r>
              <w:t>PSC Officer / Secretary</w:t>
            </w:r>
          </w:p>
        </w:tc>
        <w:tc>
          <w:tcPr>
            <w:tcW w:type="dxa" w:w="3772"/>
          </w:tcPr>
          <w:p>
            <w:r>
              <w:t>Assessment paused pending a Cabinet decision on a related matter.</w:t>
            </w:r>
          </w:p>
        </w:tc>
      </w:tr>
      <w:tr>
        <w:tc>
          <w:tcPr>
            <w:tcW w:type="dxa" w:w="2032"/>
          </w:tcPr>
          <w:p>
            <w:r>
              <w:t>Deferred Back to HR</w:t>
            </w:r>
          </w:p>
        </w:tc>
        <w:tc>
          <w:tcPr>
            <w:tcW w:type="dxa" w:w="3772"/>
          </w:tcPr>
          <w:p>
            <w:r>
              <w:t>PSC Officer</w:t>
            </w:r>
          </w:p>
        </w:tc>
        <w:tc>
          <w:tcPr>
            <w:tcW w:type="dxa" w:w="3772"/>
          </w:tcPr>
          <w:p>
            <w:r>
              <w:t>Post-approval implementation issue — decision implementation paused and referred back to HR for resolution.</w:t>
            </w:r>
          </w:p>
        </w:tc>
      </w:tr>
    </w:tbl>
    <w:p w:rsidR="00185DBC" w:rsidP="745D5EFA" w:rsidRDefault="00AF3EC4" w14:paraId="3B5A18F9" w14:textId="77777777">
      <w:pPr>
        <w:pStyle w:val="BodyTex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Each stage transition is recorded as a </w:t>
      </w:r>
      <w:r w:rsidRPr="745D5EFA" w:rsidR="39267F85">
        <w:rPr>
          <w:rFonts w:ascii="Calibri" w:hAnsi="Calibri" w:eastAsia="Calibri" w:cs="Calibri"/>
          <w:b w:val="1"/>
          <w:bCs w:val="1"/>
          <w:color w:val="222222"/>
          <w:sz w:val="22"/>
          <w:szCs w:val="22"/>
        </w:rPr>
        <w:t>workflow step</w:t>
      </w:r>
      <w:r w:rsidRPr="745D5EFA" w:rsidR="39267F85">
        <w:rPr>
          <w:rFonts w:ascii="Calibri" w:hAnsi="Calibri" w:eastAsia="Calibri" w:cs="Calibri"/>
          <w:color w:val="222222"/>
          <w:sz w:val="22"/>
          <w:szCs w:val="22"/>
        </w:rPr>
        <w:t>, capturing who acted, when, and any remarks. This creates a complete, immutable audit trail for every submission from initial receipt through to final implementation of the Commission’s decision.</w:t>
      </w:r>
    </w:p>
    <w:p w:rsidR="00185DBC" w:rsidP="745D5EFA" w:rsidRDefault="00AF3EC4" w14:paraId="0A7CEC44" w14:textId="77777777">
      <w:pPr>
        <w:pStyle w:val="Heading2"/>
        <w:rPr>
          <w:rFonts w:ascii="Calibri" w:hAnsi="Calibri" w:eastAsia="Calibri" w:cs="Calibri"/>
          <w:b w:val="1"/>
          <w:bCs w:val="1"/>
        </w:rPr>
      </w:pPr>
      <w:bookmarkStart w:name="proposed-form-categories" w:id="65"/>
      <w:bookmarkEnd w:id="37"/>
      <w:commentRangeStart w:id="66"/>
      <w:bookmarkStart w:name="_Toc1653082719" w:id="1219009543"/>
      <w:r w:rsidRPr="6B3C2267" w:rsidR="1EF2A1FD">
        <w:rPr>
          <w:rFonts w:ascii="Calibri" w:hAnsi="Calibri" w:eastAsia="Calibri" w:cs="Calibri"/>
          <w:b w:val="1"/>
          <w:bCs w:val="1"/>
        </w:rPr>
        <w:t>4.5 Proposed Form Categories</w:t>
      </w:r>
      <w:commentRangeEnd w:id="66"/>
      <w:r>
        <w:rPr>
          <w:rStyle w:val="CommentReference"/>
        </w:rPr>
        <w:commentReference w:id="66"/>
      </w:r>
      <w:bookmarkEnd w:id="1219009543"/>
    </w:p>
    <w:p w:rsidR="00185DBC" w:rsidP="745D5EFA" w:rsidRDefault="00AF3EC4" w14:paraId="75809E14"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The system will support tracking of submissions across all PSC form categories:</w:t>
      </w:r>
    </w:p>
    <w:tbl>
      <w:tblPr>
        <w:tblStyle w:val="ListTable3-Accent1"/>
        <w:tblW w:w="5000" w:type="pct"/>
        <w:tblLayout w:type="fixed"/>
        <w:tblLook w:val="0020" w:firstRow="1" w:lastRow="0" w:firstColumn="0" w:lastColumn="0" w:noHBand="0" w:noVBand="0"/>
      </w:tblPr>
      <w:tblGrid>
        <w:gridCol w:w="4560"/>
        <w:gridCol w:w="5016"/>
      </w:tblGrid>
      <w:tr w:rsidR="00185DBC" w:rsidTr="43099DB3" w14:paraId="706B468F"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shd w:val="clear" w:color="auto" w:fill="0E2841" w:themeFill="text2"/>
            <w:tcMar/>
          </w:tcPr>
          <w:p w:rsidR="00185DBC" w:rsidP="745D5EFA" w:rsidRDefault="00AF3EC4" w14:paraId="623D5A01" w14:textId="77777777">
            <w:pPr>
              <w:pStyle w:val="Compact"/>
              <w:rPr>
                <w:rFonts w:ascii="Calibri" w:hAnsi="Calibri" w:eastAsia="Calibri" w:cs="Calibri"/>
                <w:b w:val="1"/>
                <w:bCs w:val="1"/>
              </w:rPr>
            </w:pPr>
            <w:r w:rsidRPr="745D5EFA" w:rsidR="39267F85">
              <w:rPr>
                <w:rFonts w:ascii="Calibri" w:hAnsi="Calibri" w:eastAsia="Calibri" w:cs="Calibri"/>
                <w:b w:val="1"/>
                <w:bCs w:val="1"/>
              </w:rPr>
              <w:t>Category</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66B2B233"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1"/>
                <w:bCs w:val="1"/>
              </w:rPr>
            </w:pPr>
            <w:r w:rsidRPr="745D5EFA" w:rsidR="39267F85">
              <w:rPr>
                <w:rFonts w:ascii="Calibri" w:hAnsi="Calibri" w:eastAsia="Calibri" w:cs="Calibri"/>
                <w:b w:val="1"/>
                <w:bCs w:val="1"/>
              </w:rPr>
              <w:t>PSC Forms</w:t>
            </w:r>
          </w:p>
        </w:tc>
      </w:tr>
      <w:tr w:rsidR="00185DBC" w:rsidTr="43099DB3" w14:paraId="1E6D970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5E7EDBB3"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Organisation</w:t>
            </w:r>
            <w:r w:rsidRPr="745D5EFA" w:rsidR="39267F85">
              <w:rPr>
                <w:rFonts w:ascii="Calibri" w:hAnsi="Calibri" w:eastAsia="Calibri" w:cs="Calibri"/>
                <w:color w:val="222222"/>
                <w:sz w:val="22"/>
                <w:szCs w:val="22"/>
              </w:rPr>
              <w:t xml:space="preserve"> &amp; Structure</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43BF56B1" w14:textId="20AEF144">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43099DB3" w:rsidR="39267F85">
              <w:rPr>
                <w:rFonts w:ascii="Calibri" w:hAnsi="Calibri" w:eastAsia="Calibri" w:cs="Calibri"/>
                <w:color w:val="222222"/>
                <w:sz w:val="22"/>
                <w:szCs w:val="22"/>
              </w:rPr>
              <w:t>PSC 2.1 (Org Restructure</w:t>
            </w:r>
            <w:r w:rsidRPr="43099DB3" w:rsidR="15032BE9">
              <w:rPr>
                <w:rFonts w:ascii="Calibri" w:hAnsi="Calibri" w:eastAsia="Calibri" w:cs="Calibri"/>
                <w:color w:val="222222"/>
                <w:sz w:val="22"/>
                <w:szCs w:val="22"/>
              </w:rPr>
              <w:t xml:space="preserve"> / Establishment Variation</w:t>
            </w:r>
            <w:r w:rsidRPr="43099DB3" w:rsidR="39267F85">
              <w:rPr>
                <w:rFonts w:ascii="Calibri" w:hAnsi="Calibri" w:eastAsia="Calibri" w:cs="Calibri"/>
                <w:color w:val="222222"/>
                <w:sz w:val="22"/>
                <w:szCs w:val="22"/>
              </w:rPr>
              <w:t>), PSC 2.2 (Job Description)</w:t>
            </w:r>
          </w:p>
        </w:tc>
      </w:tr>
      <w:tr w:rsidR="00185DBC" w:rsidTr="43099DB3" w14:paraId="6037AF30" w14:textId="77777777">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6D478909"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Recruitment</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6C60FF86" w14:textId="2B7BA89E">
            <w:pPr>
              <w:pStyle w:val="Compact"/>
              <w:suppressLineNumbers w:val="0"/>
              <w:bidi w:val="0"/>
              <w:spacing w:before="36" w:beforeAutospacing="off" w:after="36" w:afterAutospacing="off" w:line="259" w:lineRule="auto"/>
              <w:ind w:left="0" w:right="0"/>
              <w:jc w:val="left"/>
              <w:rPr>
                <w:rFonts w:ascii="Calibri" w:hAnsi="Calibri" w:eastAsia="Calibri" w:cs="Calibri"/>
                <w:color w:val="222222"/>
                <w:sz w:val="22"/>
                <w:szCs w:val="22"/>
              </w:rPr>
            </w:pPr>
            <w:r w:rsidRPr="745D5EFA" w:rsidR="39267F85">
              <w:rPr>
                <w:rFonts w:ascii="Calibri" w:hAnsi="Calibri" w:eastAsia="Calibri" w:cs="Calibri"/>
                <w:color w:val="222222"/>
                <w:sz w:val="22"/>
                <w:szCs w:val="22"/>
              </w:rPr>
              <w:t>PSC 3</w:t>
            </w:r>
            <w:r w:rsidRPr="745D5EFA" w:rsidR="745F1DF8">
              <w:rPr>
                <w:rFonts w:ascii="Calibri" w:hAnsi="Calibri" w:eastAsia="Calibri" w:cs="Calibri"/>
                <w:color w:val="222222"/>
                <w:sz w:val="22"/>
                <w:szCs w:val="22"/>
              </w:rPr>
              <w:t>.</w:t>
            </w:r>
            <w:r w:rsidRPr="745D5EFA" w:rsidR="39267F85">
              <w:rPr>
                <w:rFonts w:ascii="Calibri" w:hAnsi="Calibri" w:eastAsia="Calibri" w:cs="Calibri"/>
                <w:color w:val="222222"/>
                <w:sz w:val="22"/>
                <w:szCs w:val="22"/>
              </w:rPr>
              <w:t>1, 3</w:t>
            </w:r>
            <w:r w:rsidRPr="745D5EFA" w:rsidR="2A469F2D">
              <w:rPr>
                <w:rFonts w:ascii="Calibri" w:hAnsi="Calibri" w:eastAsia="Calibri" w:cs="Calibri"/>
                <w:color w:val="222222"/>
                <w:sz w:val="22"/>
                <w:szCs w:val="22"/>
              </w:rPr>
              <w:t>.</w:t>
            </w:r>
            <w:r w:rsidRPr="745D5EFA" w:rsidR="39267F85">
              <w:rPr>
                <w:rFonts w:ascii="Calibri" w:hAnsi="Calibri" w:eastAsia="Calibri" w:cs="Calibri"/>
                <w:color w:val="222222"/>
                <w:sz w:val="22"/>
                <w:szCs w:val="22"/>
              </w:rPr>
              <w:t>5, 3</w:t>
            </w:r>
            <w:r w:rsidRPr="745D5EFA" w:rsidR="220693E6">
              <w:rPr>
                <w:rFonts w:ascii="Calibri" w:hAnsi="Calibri" w:eastAsia="Calibri" w:cs="Calibri"/>
                <w:color w:val="222222"/>
                <w:sz w:val="22"/>
                <w:szCs w:val="22"/>
              </w:rPr>
              <w:t>.</w:t>
            </w:r>
            <w:r w:rsidRPr="745D5EFA" w:rsidR="39267F85">
              <w:rPr>
                <w:rFonts w:ascii="Calibri" w:hAnsi="Calibri" w:eastAsia="Calibri" w:cs="Calibri"/>
                <w:color w:val="222222"/>
                <w:sz w:val="22"/>
                <w:szCs w:val="22"/>
              </w:rPr>
              <w:t>6/7, 3</w:t>
            </w:r>
            <w:r w:rsidRPr="745D5EFA" w:rsidR="47760B32">
              <w:rPr>
                <w:rFonts w:ascii="Calibri" w:hAnsi="Calibri" w:eastAsia="Calibri" w:cs="Calibri"/>
                <w:color w:val="222222"/>
                <w:sz w:val="22"/>
                <w:szCs w:val="22"/>
              </w:rPr>
              <w:t>.</w:t>
            </w:r>
            <w:r w:rsidRPr="745D5EFA" w:rsidR="39267F85">
              <w:rPr>
                <w:rFonts w:ascii="Calibri" w:hAnsi="Calibri" w:eastAsia="Calibri" w:cs="Calibri"/>
                <w:color w:val="222222"/>
                <w:sz w:val="22"/>
                <w:szCs w:val="22"/>
              </w:rPr>
              <w:t>8</w:t>
            </w:r>
          </w:p>
        </w:tc>
      </w:tr>
      <w:tr w:rsidR="00185DBC" w:rsidTr="43099DB3" w14:paraId="55E4756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5348B9D9"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Leave &amp; Travel</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280EABE0"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4.4, 4.5, 4.6, 4.8, 4.9</w:t>
            </w:r>
          </w:p>
        </w:tc>
      </w:tr>
      <w:tr w:rsidR="00185DBC" w:rsidTr="43099DB3" w14:paraId="7A14CE4D" w14:textId="77777777">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3878159B"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Allowances &amp; Claims</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71E1AF73"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4.1, 4.2, 4.3, 4.7, 4.10, 4.11</w:t>
            </w:r>
          </w:p>
        </w:tc>
      </w:tr>
      <w:tr w:rsidR="00185DBC" w:rsidTr="43099DB3" w14:paraId="160B405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0B3B662C"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Training &amp; Development</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00CB65C1"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5.1, 5.2, 5.3, 5.4, 5.5, 5.6</w:t>
            </w:r>
          </w:p>
        </w:tc>
      </w:tr>
      <w:tr w:rsidR="00185DBC" w:rsidTr="43099DB3" w14:paraId="51DA06A9" w14:textId="77777777">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48AFBE9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Discipline</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192F97AA"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6.2, 6.3, 6.4</w:t>
            </w:r>
          </w:p>
        </w:tc>
      </w:tr>
      <w:tr w:rsidR="00185DBC" w:rsidTr="43099DB3" w14:paraId="1A0FB08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343E5A30"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Housing &amp; Vehicles</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5716A047"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8.1, 8.2, 9.1, 9.3</w:t>
            </w:r>
          </w:p>
        </w:tc>
      </w:tr>
      <w:tr w:rsidR="00185DBC" w:rsidTr="43099DB3" w14:paraId="4F46D2DC" w14:textId="77777777">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66F380EE"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Performance</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26A62785"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10.2, 10.4a</w:t>
            </w:r>
          </w:p>
        </w:tc>
      </w:tr>
      <w:tr w:rsidR="00185DBC" w:rsidTr="43099DB3" w14:paraId="0D04342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Mar/>
          </w:tcPr>
          <w:p w:rsidR="00185DBC" w:rsidP="745D5EFA" w:rsidRDefault="00AF3EC4" w14:paraId="6B142EF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Other</w:t>
            </w:r>
          </w:p>
        </w:tc>
        <w:tc>
          <w:tcPr>
            <w:cnfStyle w:val="000001000000" w:firstRow="0" w:lastRow="0" w:firstColumn="0" w:lastColumn="0" w:oddVBand="0" w:evenVBand="1" w:oddHBand="0" w:evenHBand="0" w:firstRowFirstColumn="0" w:firstRowLastColumn="0" w:lastRowFirstColumn="0" w:lastRowLastColumn="0"/>
            <w:tcW w:w="4148" w:type="dxa"/>
            <w:tcMar/>
          </w:tcPr>
          <w:p w:rsidR="00185DBC" w:rsidP="745D5EFA" w:rsidRDefault="00AF3EC4" w14:paraId="0059B869"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Local Purchase Orders (LPO), Miscellaneous</w:t>
            </w:r>
          </w:p>
        </w:tc>
      </w:tr>
    </w:tbl>
    <w:p w:rsidR="00185DBC" w:rsidP="745D5EFA" w:rsidRDefault="00AF3EC4" w14:paraId="7551120F" w14:textId="77777777">
      <w:pPr>
        <w:pStyle w:val="Heading2"/>
        <w:rPr>
          <w:rFonts w:ascii="Calibri" w:hAnsi="Calibri" w:eastAsia="Calibri" w:cs="Calibri"/>
          <w:b w:val="1"/>
          <w:bCs w:val="1"/>
        </w:rPr>
      </w:pPr>
      <w:bookmarkStart w:name="proposed-key-features" w:id="68"/>
      <w:bookmarkEnd w:id="65"/>
      <w:bookmarkStart w:name="_Toc683633527" w:id="1447980014"/>
      <w:r w:rsidRPr="6B3C2267" w:rsidR="1EF2A1FD">
        <w:rPr>
          <w:rFonts w:ascii="Calibri" w:hAnsi="Calibri" w:eastAsia="Calibri" w:cs="Calibri"/>
          <w:b w:val="1"/>
          <w:bCs w:val="1"/>
        </w:rPr>
        <w:t>4.6 Proposed Key Features</w:t>
      </w:r>
      <w:bookmarkEnd w:id="1447980014"/>
    </w:p>
    <w:p w:rsidR="00185DBC" w:rsidP="745D5EFA" w:rsidRDefault="00AF3EC4" w14:paraId="422EAE85" w14:textId="77777777">
      <w:pPr>
        <w:pStyle w:val="Heading3"/>
        <w:rPr>
          <w:rFonts w:ascii="Calibri" w:hAnsi="Calibri" w:eastAsia="Calibri" w:cs="Calibri"/>
          <w:b w:val="1"/>
          <w:bCs w:val="1"/>
        </w:rPr>
      </w:pPr>
      <w:bookmarkStart w:name="dashboard" w:id="70"/>
      <w:bookmarkStart w:name="_Toc394516748" w:id="1485578031"/>
      <w:r w:rsidRPr="6B3C2267" w:rsidR="1EF2A1FD">
        <w:rPr>
          <w:rFonts w:ascii="Calibri" w:hAnsi="Calibri" w:eastAsia="Calibri" w:cs="Calibri"/>
          <w:b w:val="1"/>
          <w:bCs w:val="1"/>
        </w:rPr>
        <w:t>4.6.1 Dashboard</w:t>
      </w:r>
      <w:bookmarkEnd w:id="1485578031"/>
    </w:p>
    <w:p w:rsidR="00185DBC" w:rsidP="745D5EFA" w:rsidRDefault="00AF3EC4" w14:paraId="13E9F039"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A role-sensitive dashboard providing an at-a-glance summary of all submissions visible to the logged-in user, including:</w:t>
      </w:r>
    </w:p>
    <w:p w:rsidR="00185DBC" w:rsidP="745D5EFA" w:rsidRDefault="00AF3EC4" w14:paraId="10B16E43" w14:textId="77777777">
      <w:pPr>
        <w:pStyle w:val="Compact"/>
        <w:numPr>
          <w:ilvl w:val="0"/>
          <w:numId w:val="5"/>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Total submissions in the system</w:t>
      </w:r>
    </w:p>
    <w:p w:rsidR="00185DBC" w:rsidP="745D5EFA" w:rsidRDefault="00AF3EC4" w14:paraId="01DFB29F" w14:textId="77777777">
      <w:pPr>
        <w:pStyle w:val="Compact"/>
        <w:numPr>
          <w:ilvl w:val="0"/>
          <w:numId w:val="5"/>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Breakdown by status (received, under assessment, deferred, with Commission, etc.)</w:t>
      </w:r>
    </w:p>
    <w:p w:rsidR="00185DBC" w:rsidP="745D5EFA" w:rsidRDefault="00AF3EC4" w14:paraId="7DD42CAA" w14:textId="77777777">
      <w:pPr>
        <w:pStyle w:val="Compact"/>
        <w:numPr>
          <w:ilvl w:val="0"/>
          <w:numId w:val="5"/>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Submissions overdue beyond the 21-working-day assessment window</w:t>
      </w:r>
    </w:p>
    <w:p w:rsidR="00185DBC" w:rsidP="745D5EFA" w:rsidRDefault="00AF3EC4" w14:paraId="4FC26AB9" w14:textId="77777777">
      <w:pPr>
        <w:pStyle w:val="Compact"/>
        <w:numPr>
          <w:ilvl w:val="0"/>
          <w:numId w:val="5"/>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Charts showing submission volumes by ministry and by form category</w:t>
      </w:r>
    </w:p>
    <w:p w:rsidR="00185DBC" w:rsidP="745D5EFA" w:rsidRDefault="00AF3EC4" w14:paraId="70851A70" w14:textId="77777777">
      <w:pPr>
        <w:pStyle w:val="Heading3"/>
        <w:rPr>
          <w:rFonts w:ascii="Calibri" w:hAnsi="Calibri" w:eastAsia="Calibri" w:cs="Calibri"/>
          <w:b w:val="1"/>
          <w:bCs w:val="1"/>
        </w:rPr>
      </w:pPr>
      <w:bookmarkStart w:name="submission-log" w:id="72"/>
      <w:bookmarkEnd w:id="70"/>
      <w:bookmarkStart w:name="_Toc645938579" w:id="712955561"/>
      <w:r w:rsidRPr="6B3C2267" w:rsidR="1EF2A1FD">
        <w:rPr>
          <w:rFonts w:ascii="Calibri" w:hAnsi="Calibri" w:eastAsia="Calibri" w:cs="Calibri"/>
          <w:b w:val="1"/>
          <w:bCs w:val="1"/>
        </w:rPr>
        <w:t>4.6.2 Submission Log</w:t>
      </w:r>
      <w:bookmarkEnd w:id="712955561"/>
    </w:p>
    <w:p w:rsidR="00185DBC" w:rsidP="745D5EFA" w:rsidRDefault="00AF3EC4" w14:paraId="3D5435B8"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A searchable and filterable list of all submissions, with columns for reference number, title, submitting ministry, form type, logged-by officer, current status, and date received. Each row links to the full submission detail page.</w:t>
      </w:r>
    </w:p>
    <w:p w:rsidR="00185DBC" w:rsidP="745D5EFA" w:rsidRDefault="00AF3EC4" w14:paraId="629DB792" w14:textId="77777777">
      <w:pPr>
        <w:pStyle w:val="Heading3"/>
        <w:rPr>
          <w:rFonts w:ascii="Calibri" w:hAnsi="Calibri" w:eastAsia="Calibri" w:cs="Calibri"/>
          <w:b w:val="1"/>
          <w:bCs w:val="1"/>
        </w:rPr>
      </w:pPr>
      <w:bookmarkStart w:name="submission-detail-and-audit-trail" w:id="74"/>
      <w:bookmarkEnd w:id="72"/>
      <w:bookmarkStart w:name="_Toc1090836858" w:id="1190261155"/>
      <w:r w:rsidRPr="6B3C2267" w:rsidR="1EF2A1FD">
        <w:rPr>
          <w:rFonts w:ascii="Calibri" w:hAnsi="Calibri" w:eastAsia="Calibri" w:cs="Calibri"/>
          <w:b w:val="1"/>
          <w:bCs w:val="1"/>
        </w:rPr>
        <w:t>4.6.3 Submission Detail and Audit Trail</w:t>
      </w:r>
      <w:bookmarkEnd w:id="1190261155"/>
    </w:p>
    <w:p w:rsidR="00185DBC" w:rsidP="745D5EFA" w:rsidRDefault="00AF3EC4" w14:paraId="5798532D" w14:textId="77777777">
      <w:pPr>
        <w:pStyle w:val="FirstParagraph"/>
        <w:rPr>
          <w:rFonts w:ascii="Calibri" w:hAnsi="Calibri" w:eastAsia="Calibri" w:cs="Calibri"/>
          <w:color w:val="222222"/>
        </w:rPr>
      </w:pPr>
      <w:r w:rsidRPr="745D5EFA" w:rsidR="39267F85">
        <w:rPr>
          <w:rFonts w:ascii="Calibri" w:hAnsi="Calibri" w:eastAsia="Calibri" w:cs="Calibri"/>
          <w:color w:val="222222"/>
        </w:rPr>
        <w:t>A detailed view of each submission showing all metadata and a full chronological history of every workflow step, including who acted, when, and any recorded remarks.</w:t>
      </w:r>
    </w:p>
    <w:p w:rsidR="00185DBC" w:rsidP="745D5EFA" w:rsidRDefault="00AF3EC4" w14:paraId="09BBB7D9" w14:textId="77777777">
      <w:pPr>
        <w:pStyle w:val="Heading3"/>
        <w:rPr>
          <w:rFonts w:ascii="Calibri" w:hAnsi="Calibri" w:eastAsia="Calibri" w:cs="Calibri"/>
          <w:b w:val="1"/>
          <w:bCs w:val="1"/>
        </w:rPr>
      </w:pPr>
      <w:bookmarkStart w:name="reports" w:id="76"/>
      <w:bookmarkEnd w:id="74"/>
      <w:bookmarkStart w:name="_Toc155500298" w:id="250573930"/>
      <w:r w:rsidRPr="6B3C2267" w:rsidR="1EF2A1FD">
        <w:rPr>
          <w:rFonts w:ascii="Calibri" w:hAnsi="Calibri" w:eastAsia="Calibri" w:cs="Calibri"/>
          <w:b w:val="1"/>
          <w:bCs w:val="1"/>
        </w:rPr>
        <w:t>4.6.4 Reports</w:t>
      </w:r>
      <w:bookmarkEnd w:id="250573930"/>
    </w:p>
    <w:p w:rsidR="00185DBC" w:rsidP="745D5EFA" w:rsidRDefault="00AF3EC4" w14:paraId="0188B2CA"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An aggregated reporting view showing submission counts by ministry and by form type, with the ability to export data to CSV for further analysis.</w:t>
      </w:r>
    </w:p>
    <w:p w:rsidR="00185DBC" w:rsidP="745D5EFA" w:rsidRDefault="00AF3EC4" w14:paraId="743F9046" w14:textId="77777777">
      <w:pPr>
        <w:pStyle w:val="BodyTex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In addition to </w:t>
      </w:r>
      <w:r w:rsidRPr="745D5EFA" w:rsidR="39267F85">
        <w:rPr>
          <w:rFonts w:ascii="Calibri" w:hAnsi="Calibri" w:eastAsia="Calibri" w:cs="Calibri"/>
          <w:color w:val="222222"/>
          <w:sz w:val="22"/>
          <w:szCs w:val="22"/>
        </w:rPr>
        <w:t>submission-volume</w:t>
      </w:r>
      <w:r w:rsidRPr="745D5EFA" w:rsidR="39267F85">
        <w:rPr>
          <w:rFonts w:ascii="Calibri" w:hAnsi="Calibri" w:eastAsia="Calibri" w:cs="Calibri"/>
          <w:color w:val="222222"/>
          <w:sz w:val="22"/>
          <w:szCs w:val="22"/>
        </w:rPr>
        <w:t xml:space="preserve"> reporting, the system provides a dedicated </w:t>
      </w:r>
      <w:r w:rsidRPr="745D5EFA" w:rsidR="39267F85">
        <w:rPr>
          <w:rFonts w:ascii="Calibri" w:hAnsi="Calibri" w:eastAsia="Calibri" w:cs="Calibri"/>
          <w:b w:val="1"/>
          <w:bCs w:val="1"/>
          <w:color w:val="222222"/>
          <w:sz w:val="22"/>
          <w:szCs w:val="22"/>
        </w:rPr>
        <w:t>Commission Decision Implementation Report</w:t>
      </w:r>
      <w:r w:rsidRPr="745D5EFA" w:rsidR="39267F85">
        <w:rPr>
          <w:rFonts w:ascii="Calibri" w:hAnsi="Calibri" w:eastAsia="Calibri" w:cs="Calibri"/>
          <w:color w:val="222222"/>
          <w:sz w:val="22"/>
          <w:szCs w:val="22"/>
        </w:rPr>
        <w:t xml:space="preserve">. This report is generated by the PSC Secretary and shows the implementation status of every Commission decision, filterable by manager, decision category, meeting date, and status (Implemented, In Progress, Not Implemented, Overdue, Deferred/N/A). The report is distributed to all managers and the Commission before each sitting, giving the Commission direct visibility over whether its </w:t>
      </w:r>
      <w:r w:rsidRPr="745D5EFA" w:rsidR="39267F85">
        <w:rPr>
          <w:rFonts w:ascii="Calibri" w:hAnsi="Calibri" w:eastAsia="Calibri" w:cs="Calibri"/>
          <w:color w:val="222222"/>
          <w:sz w:val="22"/>
          <w:szCs w:val="22"/>
        </w:rPr>
        <w:t>previous</w:t>
      </w:r>
      <w:r w:rsidRPr="745D5EFA" w:rsidR="39267F85">
        <w:rPr>
          <w:rFonts w:ascii="Calibri" w:hAnsi="Calibri" w:eastAsia="Calibri" w:cs="Calibri"/>
          <w:color w:val="222222"/>
          <w:sz w:val="22"/>
          <w:szCs w:val="22"/>
        </w:rPr>
        <w:t xml:space="preserve"> decisions have been acted upon.</w:t>
      </w:r>
    </w:p>
    <w:p w:rsidR="00185DBC" w:rsidP="745D5EFA" w:rsidRDefault="00AF3EC4" w14:paraId="458EC3AB" w14:textId="77777777">
      <w:pPr>
        <w:pStyle w:val="BodyTex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Decisions marked as </w:t>
      </w:r>
      <w:r w:rsidRPr="745D5EFA" w:rsidR="39267F85">
        <w:rPr>
          <w:rFonts w:ascii="Calibri" w:hAnsi="Calibri" w:eastAsia="Calibri" w:cs="Calibri"/>
          <w:b w:val="1"/>
          <w:bCs w:val="1"/>
          <w:color w:val="222222"/>
          <w:sz w:val="22"/>
          <w:szCs w:val="22"/>
        </w:rPr>
        <w:t>Overdue</w:t>
      </w:r>
      <w:r w:rsidRPr="745D5EFA" w:rsidR="39267F85">
        <w:rPr>
          <w:rFonts w:ascii="Calibri" w:hAnsi="Calibri" w:eastAsia="Calibri" w:cs="Calibri"/>
          <w:color w:val="222222"/>
          <w:sz w:val="22"/>
          <w:szCs w:val="22"/>
        </w:rPr>
        <w:t xml:space="preserve"> or </w:t>
      </w:r>
      <w:r w:rsidRPr="745D5EFA" w:rsidR="39267F85">
        <w:rPr>
          <w:rFonts w:ascii="Calibri" w:hAnsi="Calibri" w:eastAsia="Calibri" w:cs="Calibri"/>
          <w:b w:val="1"/>
          <w:bCs w:val="1"/>
          <w:color w:val="222222"/>
          <w:sz w:val="22"/>
          <w:szCs w:val="22"/>
        </w:rPr>
        <w:t>Not Implemented</w:t>
      </w:r>
      <w:r w:rsidRPr="745D5EFA" w:rsidR="39267F85">
        <w:rPr>
          <w:rFonts w:ascii="Calibri" w:hAnsi="Calibri" w:eastAsia="Calibri" w:cs="Calibri"/>
          <w:color w:val="222222"/>
          <w:sz w:val="22"/>
          <w:szCs w:val="22"/>
        </w:rPr>
        <w:t xml:space="preserve"> past their due date are automatically flagged by the system and carried forward to appear on the next Commission sitting agenda. This ensures that unactioned decisions are not lost between sittings and that accountability for implementation is </w:t>
      </w:r>
      <w:r w:rsidRPr="745D5EFA" w:rsidR="39267F85">
        <w:rPr>
          <w:rFonts w:ascii="Calibri" w:hAnsi="Calibri" w:eastAsia="Calibri" w:cs="Calibri"/>
          <w:color w:val="222222"/>
          <w:sz w:val="22"/>
          <w:szCs w:val="22"/>
        </w:rPr>
        <w:t>maintained</w:t>
      </w:r>
      <w:r w:rsidRPr="745D5EFA" w:rsidR="39267F85">
        <w:rPr>
          <w:rFonts w:ascii="Calibri" w:hAnsi="Calibri" w:eastAsia="Calibri" w:cs="Calibri"/>
          <w:color w:val="222222"/>
          <w:sz w:val="22"/>
          <w:szCs w:val="22"/>
        </w:rPr>
        <w:t xml:space="preserve"> across the full decision lifecycle.</w:t>
      </w:r>
    </w:p>
    <w:p w:rsidR="00185DBC" w:rsidP="745D5EFA" w:rsidRDefault="00AF3EC4" w14:paraId="10F54E44" w14:textId="77777777">
      <w:pPr>
        <w:pStyle w:val="Heading3"/>
        <w:rPr>
          <w:rFonts w:ascii="Calibri" w:hAnsi="Calibri" w:eastAsia="Calibri" w:cs="Calibri"/>
          <w:b w:val="1"/>
          <w:bCs w:val="1"/>
        </w:rPr>
      </w:pPr>
      <w:bookmarkStart w:name="role-based-access-control" w:id="80"/>
      <w:bookmarkEnd w:id="76"/>
      <w:bookmarkStart w:name="_Toc738188088" w:id="627265776"/>
      <w:r w:rsidRPr="6B3C2267" w:rsidR="1EF2A1FD">
        <w:rPr>
          <w:rFonts w:ascii="Calibri" w:hAnsi="Calibri" w:eastAsia="Calibri" w:cs="Calibri"/>
          <w:b w:val="1"/>
          <w:bCs w:val="1"/>
        </w:rPr>
        <w:t>4.6.5 Role-Based Access Control</w:t>
      </w:r>
      <w:bookmarkEnd w:id="627265776"/>
    </w:p>
    <w:p w:rsidR="00185DBC" w:rsidP="745D5EFA" w:rsidRDefault="00AF3EC4" w14:paraId="2DC843B2"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All pages and API endpoints are protected. Ministry and department users can only see submissions from their own ministry/department. PSC staff see all submissions across all ministries. Only PSC Officers, Secretaries, and Admins can log or update submissions.</w:t>
      </w:r>
    </w:p>
    <w:p w:rsidR="00185DBC" w:rsidP="745D5EFA" w:rsidRDefault="00AF3EC4" w14:paraId="76D9D7F5" w14:textId="77777777">
      <w:pPr>
        <w:pStyle w:val="Heading3"/>
        <w:rPr>
          <w:rFonts w:ascii="Calibri" w:hAnsi="Calibri" w:eastAsia="Calibri" w:cs="Calibri"/>
          <w:b w:val="1"/>
          <w:bCs w:val="1"/>
        </w:rPr>
      </w:pPr>
      <w:bookmarkStart w:name="working-day-compliance-tracking" w:id="82"/>
      <w:bookmarkEnd w:id="80"/>
      <w:bookmarkStart w:name="_Toc1433971384" w:id="847569153"/>
      <w:r w:rsidRPr="6B3C2267" w:rsidR="1EF2A1FD">
        <w:rPr>
          <w:rFonts w:ascii="Calibri" w:hAnsi="Calibri" w:eastAsia="Calibri" w:cs="Calibri"/>
          <w:b w:val="1"/>
          <w:bCs w:val="1"/>
        </w:rPr>
        <w:t>4.6.6 21-Working-Day Compliance Tracking</w:t>
      </w:r>
      <w:bookmarkEnd w:id="847569153"/>
    </w:p>
    <w:p w:rsidR="00185DBC" w:rsidP="745D5EFA" w:rsidRDefault="00AF3EC4" w14:paraId="1E3EB91C"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The system will flag submissions where the assessment window has been exceeded, providing PSC management with visibility over compliance obligations.</w:t>
      </w:r>
    </w:p>
    <w:p w:rsidR="00185DBC" w:rsidP="745D5EFA" w:rsidRDefault="00AF3EC4" w14:paraId="6750183F" w14:textId="114C0EC6">
      <w:pPr>
        <w:pStyle w:val="Heading3"/>
        <w:rPr>
          <w:rFonts w:ascii="Calibri" w:hAnsi="Calibri" w:eastAsia="Calibri" w:cs="Calibri"/>
          <w:b w:val="1"/>
          <w:bCs w:val="1"/>
        </w:rPr>
      </w:pPr>
      <w:bookmarkStart w:name="artificial-intelligence-ai-assistance" w:id="84"/>
      <w:bookmarkEnd w:id="82"/>
      <w:bookmarkStart w:name="_Toc1859329572" w:id="2014354809"/>
      <w:r w:rsidRPr="6B3C2267" w:rsidR="1EF2A1FD">
        <w:rPr>
          <w:rFonts w:ascii="Calibri" w:hAnsi="Calibri" w:eastAsia="Calibri" w:cs="Calibri"/>
          <w:b w:val="1"/>
          <w:bCs w:val="1"/>
        </w:rPr>
        <w:t xml:space="preserve">4.6.7 </w:t>
      </w:r>
      <w:r w:rsidRPr="6B3C2267" w:rsidR="32BE204F">
        <w:rPr>
          <w:rFonts w:ascii="Calibri" w:hAnsi="Calibri" w:eastAsia="Calibri" w:cs="Calibri"/>
          <w:b w:val="1"/>
          <w:bCs w:val="1"/>
        </w:rPr>
        <w:t>Artificial intelligence (AI) assistance (Phase 3)</w:t>
      </w:r>
      <w:bookmarkEnd w:id="2014354809"/>
    </w:p>
    <w:p w:rsidR="32BE204F" w:rsidP="6B3C2267" w:rsidRDefault="32BE204F" w14:paraId="6BC0EBC9" w14:textId="395C7324">
      <w:pPr>
        <w:pStyle w:val="BodyText"/>
        <w:rPr>
          <w:rFonts w:ascii="Calibri" w:hAnsi="Calibri" w:eastAsia="Calibri" w:cs="Calibri"/>
          <w:color w:val="222222"/>
          <w:sz w:val="22"/>
          <w:szCs w:val="22"/>
        </w:rPr>
      </w:pPr>
      <w:r w:rsidRPr="6B3C2267" w:rsidR="32BE204F">
        <w:rPr>
          <w:rFonts w:ascii="Calibri" w:hAnsi="Calibri" w:eastAsia="Calibri" w:cs="Calibri" w:asciiTheme="minorAscii" w:hAnsiTheme="minorAscii" w:eastAsiaTheme="minorEastAsia" w:cstheme="minorBidi"/>
          <w:color w:val="222222"/>
          <w:sz w:val="22"/>
          <w:szCs w:val="22"/>
          <w:lang w:eastAsia="zh-CN" w:bidi="ar-SA"/>
        </w:rPr>
        <w:t>AI-assisted drafting, checking, and advanced analytics are planned for Phase 3. Basic AI-assisted feedback analysis (severity, category, translation of user feedback comments) is already operational in Phase 1 as a background Celery task using Google Gemini. The full Phase 3 capabilities are described in Section 5.</w:t>
      </w:r>
    </w:p>
    <w:p w:rsidR="00185DBC" w:rsidP="6B3C2267" w:rsidRDefault="00C031C9" w14:paraId="1C015B83" w14:textId="257C7CC6">
      <w:pPr>
        <w:pStyle w:val="Heading1"/>
        <w:rPr>
          <w:rFonts w:ascii="Calibri" w:hAnsi="Calibri" w:eastAsia="Calibri" w:cs="Calibri"/>
          <w:b w:val="1"/>
          <w:bCs w:val="1"/>
        </w:rPr>
      </w:pPr>
      <w:bookmarkStart w:name="_Toc138585826" w:id="1426134133"/>
      <w:r>
        <w:pict w14:anchorId="095D479F">
          <v:rect id="_x0000_i3316" style="width:0;height:1.5pt" o:hr="t" o:hrstd="t" o:hralign="center"/>
        </w:pict>
      </w:r>
      <w:bookmarkStart w:name="X3ff7544c57b43d0df187c2f198478f9e6f336a8" w:id="86"/>
      <w:bookmarkEnd w:id="28"/>
      <w:bookmarkEnd w:id="68"/>
      <w:bookmarkEnd w:id="84"/>
      <w:r w:rsidRPr="6B3C2267" w:rsidR="1F84F62B">
        <w:rPr>
          <w:rFonts w:ascii="Calibri" w:hAnsi="Calibri" w:eastAsia="Calibri" w:cs="Calibri"/>
          <w:b w:val="1"/>
          <w:bCs w:val="1"/>
        </w:rPr>
        <w:t xml:space="preserve">5. </w:t>
      </w:r>
      <w:r w:rsidRPr="6B3C2267" w:rsidR="47876D52">
        <w:rPr>
          <w:rFonts w:ascii="Calibri" w:hAnsi="Calibri" w:eastAsia="Calibri" w:cs="Calibri"/>
          <w:b w:val="1"/>
          <w:bCs w:val="1"/>
        </w:rPr>
        <w:t xml:space="preserve">Phase 3 </w:t>
      </w:r>
      <w:r w:rsidRPr="6B3C2267" w:rsidR="280F94EE">
        <w:rPr>
          <w:rFonts w:ascii="Calibri" w:hAnsi="Calibri" w:eastAsia="Calibri" w:cs="Calibri"/>
          <w:b w:val="1"/>
          <w:bCs w:val="1"/>
        </w:rPr>
        <w:t>-</w:t>
      </w:r>
      <w:r w:rsidRPr="6B3C2267" w:rsidR="47876D52">
        <w:rPr>
          <w:rFonts w:ascii="Calibri" w:hAnsi="Calibri" w:eastAsia="Calibri" w:cs="Calibri"/>
          <w:b w:val="1"/>
          <w:bCs w:val="1"/>
        </w:rPr>
        <w:t xml:space="preserve"> AI integration: AI </w:t>
      </w:r>
      <w:r w:rsidRPr="6B3C2267" w:rsidR="47876D52">
        <w:rPr>
          <w:rFonts w:ascii="Calibri" w:hAnsi="Calibri" w:eastAsia="Calibri" w:cs="Calibri"/>
          <w:b w:val="1"/>
          <w:bCs w:val="1"/>
        </w:rPr>
        <w:t>assistance</w:t>
      </w:r>
      <w:r w:rsidRPr="6B3C2267" w:rsidR="47876D52">
        <w:rPr>
          <w:rFonts w:ascii="Calibri" w:hAnsi="Calibri" w:eastAsia="Calibri" w:cs="Calibri"/>
          <w:b w:val="1"/>
          <w:bCs w:val="1"/>
        </w:rPr>
        <w:t xml:space="preserve"> for PSC officers</w:t>
      </w:r>
      <w:bookmarkEnd w:id="1426134133"/>
    </w:p>
    <w:p w:rsidR="00185DBC" w:rsidP="6B3C2267" w:rsidRDefault="00C031C9" w14:paraId="7BEDBF89" w14:textId="71ED77D1">
      <w:pPr>
        <w:pStyle w:val="BodyText"/>
        <w:rPr>
          <w:rFonts w:ascii="Calibri" w:hAnsi="Calibri" w:eastAsia="Calibri" w:cs="Calibri"/>
          <w:color w:val="222222"/>
          <w:sz w:val="22"/>
          <w:szCs w:val="22"/>
        </w:rPr>
      </w:pPr>
      <w:r w:rsidRPr="6B3C2267" w:rsidR="504D02D2">
        <w:rPr>
          <w:rFonts w:ascii="Calibri" w:hAnsi="Calibri" w:eastAsia="Calibri" w:cs="Calibri"/>
          <w:b w:val="1"/>
          <w:bCs w:val="1"/>
          <w:color w:val="222222"/>
          <w:sz w:val="22"/>
          <w:szCs w:val="22"/>
        </w:rPr>
        <w:t>Scope: This section defines the full Phase 3 AI capability set. Some AI capabilities (feedback analysis for severity, category, and translation) have been delivered early in Phase 1 using Google Gemini as a background Celery task. All other features described below remain in Phase 3 and will not be activated until workflow, data quality, roles, and access controls are proven.</w:t>
      </w:r>
      <w:r w:rsidRPr="6B3C2267" w:rsidR="504D02D2">
        <w:rPr>
          <w:rFonts w:ascii="Calibri" w:hAnsi="Calibri" w:eastAsia="Calibri" w:cs="Calibri"/>
          <w:color w:val="222222"/>
          <w:sz w:val="22"/>
          <w:szCs w:val="22"/>
        </w:rPr>
      </w:r>
    </w:p>
    <w:p w:rsidR="00185DBC" w:rsidP="6B3C2267" w:rsidRDefault="00C031C9" w14:paraId="4EBCF6FB" w14:textId="3D0DCEDA">
      <w:pPr>
        <w:pStyle w:val="BodyText"/>
      </w:pPr>
      <w:r w:rsidRPr="6B3C2267" w:rsidR="504D02D2">
        <w:rPr>
          <w:rFonts w:ascii="Calibri" w:hAnsi="Calibri" w:eastAsia="Calibri" w:cs="Calibri"/>
          <w:b w:val="1"/>
          <w:bCs w:val="1"/>
          <w:color w:val="222222"/>
          <w:sz w:val="22"/>
          <w:szCs w:val="22"/>
        </w:rPr>
        <w:t>Integration model (Phase 3):</w:t>
      </w:r>
      <w:r w:rsidRPr="6B3C2267" w:rsidR="504D02D2">
        <w:rPr>
          <w:rFonts w:ascii="Calibri" w:hAnsi="Calibri" w:eastAsia="Calibri" w:cs="Calibri"/>
          <w:color w:val="222222"/>
          <w:sz w:val="22"/>
          <w:szCs w:val="22"/>
        </w:rPr>
        <w:t xml:space="preserve"> AI runs only when a user triggers an action in the tracker, only for the submission or </w:t>
      </w:r>
      <w:r w:rsidRPr="6B3C2267" w:rsidR="504D02D2">
        <w:rPr>
          <w:rFonts w:ascii="Calibri" w:hAnsi="Calibri" w:eastAsia="Calibri" w:cs="Calibri"/>
          <w:color w:val="222222"/>
          <w:sz w:val="22"/>
          <w:szCs w:val="22"/>
        </w:rPr>
        <w:t>authorised</w:t>
      </w:r>
      <w:r w:rsidRPr="6B3C2267" w:rsidR="504D02D2">
        <w:rPr>
          <w:rFonts w:ascii="Calibri" w:hAnsi="Calibri" w:eastAsia="Calibri" w:cs="Calibri"/>
          <w:color w:val="222222"/>
          <w:sz w:val="22"/>
          <w:szCs w:val="22"/>
        </w:rPr>
        <w:t xml:space="preserve"> aggregates that action requires, and only under PSC-approved infrastructure (Section 7.3, including sovereign / on-prem evaluation with DCDT). AI assists — it does not replace officer judgement. Outputs are labelled and require </w:t>
      </w:r>
      <w:r w:rsidRPr="6B3C2267" w:rsidR="504D02D2">
        <w:rPr>
          <w:rFonts w:ascii="Calibri" w:hAnsi="Calibri" w:eastAsia="Calibri" w:cs="Calibri"/>
          <w:color w:val="222222"/>
          <w:sz w:val="22"/>
          <w:szCs w:val="22"/>
        </w:rPr>
        <w:t>authorised</w:t>
      </w:r>
      <w:r w:rsidRPr="6B3C2267" w:rsidR="504D02D2">
        <w:rPr>
          <w:rFonts w:ascii="Calibri" w:hAnsi="Calibri" w:eastAsia="Calibri" w:cs="Calibri"/>
          <w:color w:val="222222"/>
          <w:sz w:val="22"/>
          <w:szCs w:val="22"/>
        </w:rPr>
        <w:t xml:space="preserve"> review and approval before use.</w:t>
      </w:r>
    </w:p>
    <w:p w:rsidR="00185DBC" w:rsidP="745D5EFA" w:rsidRDefault="00AF3EC4" w14:paraId="15F27D84" w14:textId="77777777">
      <w:pPr>
        <w:pStyle w:val="Heading2"/>
        <w:rPr>
          <w:rFonts w:ascii="Calibri" w:hAnsi="Calibri" w:eastAsia="Calibri" w:cs="Calibri"/>
          <w:b w:val="1"/>
          <w:bCs w:val="1"/>
          <w:sz w:val="28"/>
          <w:szCs w:val="28"/>
        </w:rPr>
      </w:pPr>
      <w:bookmarkStart w:name="feature-1-completeness-check" w:id="88"/>
      <w:bookmarkStart w:name="_Toc1672639822" w:id="1493083884"/>
      <w:r w:rsidRPr="6B3C2267" w:rsidR="1EF2A1FD">
        <w:rPr>
          <w:rFonts w:ascii="Calibri" w:hAnsi="Calibri" w:eastAsia="Calibri" w:cs="Calibri"/>
          <w:b w:val="1"/>
          <w:bCs w:val="1"/>
          <w:sz w:val="28"/>
          <w:szCs w:val="28"/>
        </w:rPr>
        <w:t>5.1 Feature 1: Completeness Check</w:t>
      </w:r>
      <w:bookmarkEnd w:id="1493083884"/>
    </w:p>
    <w:p w:rsidR="00185DBC" w:rsidP="745D5EFA" w:rsidRDefault="00AF3EC4" w14:paraId="12C5F97D"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Before assessment begins, a PSC Officer can request an instant AI review of the submission to identify anything that appears missing or incomplete based on the form type and standard PSC requirements.</w:t>
      </w:r>
    </w:p>
    <w:p w:rsidR="00185DBC" w:rsidP="745D5EFA" w:rsidRDefault="00AF3EC4" w14:paraId="5000DD4B" w14:textId="71E5E304">
      <w:pPr>
        <w:pStyle w:val="BodyText"/>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officer clicks “Check Completeness” on the submission detail page. </w:t>
      </w:r>
      <w:r w:rsidRPr="6B3C2267" w:rsidR="08CEF0AB">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analyses the form type, description, and any attached notes and returns a structured report </w:t>
      </w:r>
      <w:r w:rsidRPr="6B3C2267" w:rsidR="1EF2A1FD">
        <w:rPr>
          <w:rFonts w:ascii="Calibri" w:hAnsi="Calibri" w:eastAsia="Calibri" w:cs="Calibri"/>
          <w:color w:val="222222"/>
          <w:sz w:val="22"/>
          <w:szCs w:val="22"/>
        </w:rPr>
        <w:t>identifying:</w:t>
      </w:r>
      <w:r w:rsidRPr="6B3C2267" w:rsidR="1EF2A1FD">
        <w:rPr>
          <w:rFonts w:ascii="Calibri" w:hAnsi="Calibri" w:eastAsia="Calibri" w:cs="Calibri"/>
          <w:color w:val="222222"/>
          <w:sz w:val="22"/>
          <w:szCs w:val="22"/>
        </w:rPr>
        <w:t xml:space="preserve"> specific issues found (</w:t>
      </w:r>
      <w:r w:rsidRPr="6B3C2267" w:rsidR="1EF2A1FD">
        <w:rPr>
          <w:rFonts w:ascii="Calibri" w:hAnsi="Calibri" w:eastAsia="Calibri" w:cs="Calibri"/>
          <w:color w:val="222222"/>
          <w:sz w:val="22"/>
          <w:szCs w:val="22"/>
        </w:rPr>
        <w:t>e.g.</w:t>
      </w:r>
      <w:r w:rsidRPr="6B3C2267" w:rsidR="1EF2A1FD">
        <w:rPr>
          <w:rFonts w:ascii="Calibri" w:hAnsi="Calibri" w:eastAsia="Calibri" w:cs="Calibri"/>
          <w:color w:val="222222"/>
          <w:sz w:val="22"/>
          <w:szCs w:val="22"/>
        </w:rPr>
        <w:t> missing bonding agreement, no DG endorsement noted), non-blocking warnings, and items that appear correctly in order.</w:t>
      </w:r>
    </w:p>
    <w:p w:rsidR="00185DBC" w:rsidP="745D5EFA" w:rsidRDefault="00AF3EC4" w14:paraId="4C365884"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Reduces the time spent on back-and-forth deferral cycles by identifying deficiencies at the point of logging, before assessment formally begins.</w:t>
      </w:r>
    </w:p>
    <w:p w:rsidR="00185DBC" w:rsidP="745D5EFA" w:rsidRDefault="00AF3EC4" w14:paraId="5BEEAAB9" w14:textId="77777777">
      <w:pPr>
        <w:pStyle w:val="Heading2"/>
        <w:rPr>
          <w:rFonts w:ascii="Calibri" w:hAnsi="Calibri" w:eastAsia="Calibri" w:cs="Calibri"/>
          <w:b w:val="1"/>
          <w:bCs w:val="1"/>
        </w:rPr>
      </w:pPr>
      <w:bookmarkStart w:name="feature-2-draft-formal-letter" w:id="90"/>
      <w:bookmarkEnd w:id="88"/>
      <w:bookmarkStart w:name="_Toc1261605868" w:id="1380360384"/>
      <w:r w:rsidRPr="6B3C2267" w:rsidR="1EF2A1FD">
        <w:rPr>
          <w:rFonts w:ascii="Calibri" w:hAnsi="Calibri" w:eastAsia="Calibri" w:cs="Calibri"/>
          <w:b w:val="1"/>
          <w:bCs w:val="1"/>
        </w:rPr>
        <w:t>5.2 Feature 2: Draft Formal Letter</w:t>
      </w:r>
      <w:bookmarkEnd w:id="1380360384"/>
    </w:p>
    <w:p w:rsidR="00185DBC" w:rsidP="745D5EFA" w:rsidRDefault="00AF3EC4" w14:paraId="6E187530" w14:textId="1A66749A">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When a submission is deferred, rejected, approved, or returned, the PSC Officer selects the letter type and enters a brief reason. </w:t>
      </w:r>
      <w:r w:rsidRPr="6B3C2267" w:rsidR="441CAD8E">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drafts a complete, formally worded letter ready for review and dispatch to the relevant Ministry HR Officer or Director-General.</w:t>
      </w:r>
    </w:p>
    <w:p w:rsidR="00185DBC" w:rsidP="745D5EFA" w:rsidRDefault="00AF3EC4" w14:paraId="3B54A78D" w14:textId="77777777">
      <w:pPr>
        <w:pStyle w:val="BodyTex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Letters that can be drafted:</w:t>
      </w:r>
    </w:p>
    <w:p w:rsidR="00185DBC" w:rsidP="745D5EFA" w:rsidRDefault="00AF3EC4" w14:paraId="39ACA277"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Deferral letter (amendments required)</w:t>
      </w:r>
    </w:p>
    <w:p w:rsidR="00185DBC" w:rsidP="745D5EFA" w:rsidRDefault="00AF3EC4" w14:paraId="2EE18BB1"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Return letter (additional information requested)</w:t>
      </w:r>
    </w:p>
    <w:p w:rsidR="00185DBC" w:rsidP="745D5EFA" w:rsidRDefault="00AF3EC4" w14:paraId="1DB8E4B0"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Approval letter (Commission decision)</w:t>
      </w:r>
    </w:p>
    <w:p w:rsidR="00185DBC" w:rsidP="745D5EFA" w:rsidRDefault="00AF3EC4" w14:paraId="5929F02E"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Rejection letter (Commission decision with basis)</w:t>
      </w:r>
    </w:p>
    <w:p w:rsidR="00185DBC" w:rsidP="745D5EFA" w:rsidRDefault="00AF3EC4" w14:paraId="38EFF00D" w14:textId="77777777">
      <w:pPr>
        <w:pStyle w:val="Compact"/>
        <w:numPr>
          <w:ilvl w:val="0"/>
          <w:numId w:val="6"/>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Withdrawal acknowledgement</w:t>
      </w:r>
    </w:p>
    <w:p w:rsidR="00185DBC" w:rsidP="745D5EFA" w:rsidRDefault="00AF3EC4" w14:paraId="67D8E64E" w14:textId="1385CA48">
      <w:pPr>
        <w:pStyle w:val="FirstParagraph"/>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officer selects the letter type, optionally enters a one-line reason, and clicks “Draft letter.” </w:t>
      </w:r>
      <w:r w:rsidRPr="6B3C2267" w:rsidR="1FA6E80C">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produces a complete letter in PSC formal correspondence style, including the </w:t>
      </w:r>
      <w:r w:rsidRPr="6B3C2267" w:rsidR="1EF2A1FD">
        <w:rPr>
          <w:rFonts w:ascii="Calibri" w:hAnsi="Calibri" w:eastAsia="Calibri" w:cs="Calibri"/>
          <w:color w:val="222222"/>
          <w:sz w:val="22"/>
          <w:szCs w:val="22"/>
        </w:rPr>
        <w:t>date</w:t>
      </w:r>
      <w:r w:rsidRPr="6B3C2267" w:rsidR="1EF2A1FD">
        <w:rPr>
          <w:rFonts w:ascii="Calibri" w:hAnsi="Calibri" w:eastAsia="Calibri" w:cs="Calibri"/>
          <w:color w:val="222222"/>
          <w:sz w:val="22"/>
          <w:szCs w:val="22"/>
        </w:rPr>
        <w:t xml:space="preserve"> placeholder, addressee block, reference number, subject line, body paragraphs, and sign-off. The officer reviews, edits if needed, and sends.</w:t>
      </w:r>
    </w:p>
    <w:p w:rsidR="00185DBC" w:rsidP="745D5EFA" w:rsidRDefault="00AF3EC4" w14:paraId="07083866"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Reduces the time to draft a formal letter from 20–30 minutes to under 5 minutes. Ensures consistent tone, structure, and reference to relevant PSC procedures across all correspondence.</w:t>
      </w:r>
    </w:p>
    <w:p w:rsidR="00185DBC" w:rsidP="745D5EFA" w:rsidRDefault="00AF3EC4" w14:paraId="61685068" w14:textId="77777777">
      <w:pPr>
        <w:pStyle w:val="Heading2"/>
        <w:rPr>
          <w:rFonts w:ascii="Calibri" w:hAnsi="Calibri" w:eastAsia="Calibri" w:cs="Calibri"/>
          <w:b w:val="1"/>
          <w:bCs w:val="1"/>
        </w:rPr>
      </w:pPr>
      <w:bookmarkStart w:name="feature-3-assessment-memorandum" w:id="92"/>
      <w:bookmarkEnd w:id="90"/>
      <w:bookmarkStart w:name="_Toc572869947" w:id="1058287907"/>
      <w:r w:rsidRPr="6B3C2267" w:rsidR="1EF2A1FD">
        <w:rPr>
          <w:rFonts w:ascii="Calibri" w:hAnsi="Calibri" w:eastAsia="Calibri" w:cs="Calibri"/>
          <w:b w:val="1"/>
          <w:bCs w:val="1"/>
        </w:rPr>
        <w:t>5.3 Feature 3: Assessment Memorandum</w:t>
      </w:r>
      <w:bookmarkEnd w:id="1058287907"/>
    </w:p>
    <w:p w:rsidR="00185DBC" w:rsidP="745D5EFA" w:rsidRDefault="00AF3EC4" w14:paraId="79E19E30"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When a PSC Officer has completed their assessment and is preparing to forward a submission to the Commission, they can generate a draft assessment memorandum structured for the PSC Secretary and Commission.</w:t>
      </w:r>
    </w:p>
    <w:p w:rsidR="00185DBC" w:rsidP="745D5EFA" w:rsidRDefault="00AF3EC4" w14:paraId="5F7E93AB" w14:textId="029A648C">
      <w:pPr>
        <w:pStyle w:val="BodyText"/>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officer optionally enters brief assessment notes (</w:t>
      </w:r>
      <w:r w:rsidRPr="6B3C2267" w:rsidR="1EF2A1FD">
        <w:rPr>
          <w:rFonts w:ascii="Calibri" w:hAnsi="Calibri" w:eastAsia="Calibri" w:cs="Calibri"/>
          <w:color w:val="222222"/>
          <w:sz w:val="22"/>
          <w:szCs w:val="22"/>
        </w:rPr>
        <w:t>e.g.</w:t>
      </w:r>
      <w:r w:rsidRPr="6B3C2267" w:rsidR="1EF2A1FD">
        <w:rPr>
          <w:rFonts w:ascii="Calibri" w:hAnsi="Calibri" w:eastAsia="Calibri" w:cs="Calibri"/>
          <w:color w:val="222222"/>
          <w:sz w:val="22"/>
          <w:szCs w:val="22"/>
        </w:rPr>
        <w:t xml:space="preserve"> “All documents </w:t>
      </w:r>
      <w:r w:rsidRPr="6B3C2267" w:rsidR="1EF2A1FD">
        <w:rPr>
          <w:rFonts w:ascii="Calibri" w:hAnsi="Calibri" w:eastAsia="Calibri" w:cs="Calibri"/>
          <w:color w:val="222222"/>
          <w:sz w:val="22"/>
          <w:szCs w:val="22"/>
        </w:rPr>
        <w:t>present,</w:t>
      </w:r>
      <w:r w:rsidRPr="6B3C2267" w:rsidR="1EF2A1FD">
        <w:rPr>
          <w:rFonts w:ascii="Calibri" w:hAnsi="Calibri" w:eastAsia="Calibri" w:cs="Calibri"/>
          <w:color w:val="222222"/>
          <w:sz w:val="22"/>
          <w:szCs w:val="22"/>
        </w:rPr>
        <w:t xml:space="preserve"> JD aligns with establishment”). </w:t>
      </w:r>
      <w:r w:rsidRPr="6B3C2267" w:rsidR="0A35775F">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generates a structured memorandum including background, submission summary, assessment findings, and </w:t>
      </w:r>
      <w:r w:rsidRPr="6B3C2267" w:rsidR="1EF2A1FD">
        <w:rPr>
          <w:rFonts w:ascii="Calibri" w:hAnsi="Calibri" w:eastAsia="Calibri" w:cs="Calibri"/>
          <w:color w:val="222222"/>
          <w:sz w:val="22"/>
          <w:szCs w:val="22"/>
        </w:rPr>
        <w:t>recommendation</w:t>
      </w:r>
      <w:r w:rsidRPr="6B3C2267" w:rsidR="1EF2A1FD">
        <w:rPr>
          <w:rFonts w:ascii="Calibri" w:hAnsi="Calibri" w:eastAsia="Calibri" w:cs="Calibri"/>
          <w:color w:val="222222"/>
          <w:sz w:val="22"/>
          <w:szCs w:val="22"/>
        </w:rPr>
        <w:t>. The officer reviews and approves before it is attached to the Commission agenda.</w:t>
      </w:r>
    </w:p>
    <w:p w:rsidR="00185DBC" w:rsidP="745D5EFA" w:rsidRDefault="00AF3EC4" w14:paraId="15F3E742"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Saves significant drafting time for a document that currently requires careful formatting and formal language. Ensures every memo follows a consistent structure.</w:t>
      </w:r>
    </w:p>
    <w:p w:rsidR="00185DBC" w:rsidP="745D5EFA" w:rsidRDefault="00AF3EC4" w14:paraId="48FB842D" w14:textId="77777777">
      <w:pPr>
        <w:pStyle w:val="Heading2"/>
        <w:rPr>
          <w:rFonts w:ascii="Calibri" w:hAnsi="Calibri" w:eastAsia="Calibri" w:cs="Calibri"/>
          <w:b w:val="1"/>
          <w:bCs w:val="1"/>
        </w:rPr>
      </w:pPr>
      <w:bookmarkStart w:name="Xcaf533ca8fe96cfcc7b22919b3de0d800647b65" w:id="94"/>
      <w:bookmarkEnd w:id="92"/>
      <w:bookmarkStart w:name="_Toc460650501" w:id="1930537710"/>
      <w:r w:rsidRPr="6B3C2267" w:rsidR="1EF2A1FD">
        <w:rPr>
          <w:rFonts w:ascii="Calibri" w:hAnsi="Calibri" w:eastAsia="Calibri" w:cs="Calibri"/>
          <w:b w:val="1"/>
          <w:bCs w:val="1"/>
        </w:rPr>
        <w:t>5.4 Feature 4: Commission Agenda Briefing Paragraph</w:t>
      </w:r>
      <w:bookmarkEnd w:id="1930537710"/>
    </w:p>
    <w:p w:rsidR="00185DBC" w:rsidP="745D5EFA" w:rsidRDefault="00AF3EC4" w14:paraId="740A8AD6" w14:textId="29E968A4">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When a submission is </w:t>
      </w:r>
      <w:r w:rsidRPr="6B3C2267" w:rsidR="1EF2A1FD">
        <w:rPr>
          <w:rFonts w:ascii="Calibri" w:hAnsi="Calibri" w:eastAsia="Calibri" w:cs="Calibri"/>
          <w:color w:val="222222"/>
          <w:sz w:val="22"/>
          <w:szCs w:val="22"/>
        </w:rPr>
        <w:t>forwarded</w:t>
      </w:r>
      <w:r w:rsidRPr="6B3C2267" w:rsidR="1EF2A1FD">
        <w:rPr>
          <w:rFonts w:ascii="Calibri" w:hAnsi="Calibri" w:eastAsia="Calibri" w:cs="Calibri"/>
          <w:color w:val="222222"/>
          <w:sz w:val="22"/>
          <w:szCs w:val="22"/>
        </w:rPr>
        <w:t xml:space="preserve"> for Commission consideration, the PSC Secretary needs a concise briefing paragraph for each item on the meeting agenda. </w:t>
      </w:r>
      <w:r w:rsidRPr="6B3C2267" w:rsidR="4373004A">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generates this from the submission record.</w:t>
      </w:r>
    </w:p>
    <w:p w:rsidR="00185DBC" w:rsidP="745D5EFA" w:rsidRDefault="00AF3EC4" w14:paraId="537D2170" w14:textId="2B3BCBB6">
      <w:pPr>
        <w:pStyle w:val="BodyText"/>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Secretary enters an optional recommendation, and </w:t>
      </w:r>
      <w:r w:rsidRPr="6B3C2267" w:rsidR="702E4AC4">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produces a 3–5 sentence briefing covering the form type, originating ministry, background, and officer recommendation — ready to paste into the Commission agenda pack.</w:t>
      </w:r>
    </w:p>
    <w:p w:rsidR="00185DBC" w:rsidP="745D5EFA" w:rsidRDefault="00AF3EC4" w14:paraId="02789C89"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Eliminates a repetitive manual task for the PSC Secretary when preparing for Commission meetings with multiple agenda items.</w:t>
      </w:r>
    </w:p>
    <w:p w:rsidR="00185DBC" w:rsidP="745D5EFA" w:rsidRDefault="00AF3EC4" w14:paraId="6819D4E3" w14:textId="77777777">
      <w:pPr>
        <w:pStyle w:val="Heading2"/>
        <w:rPr>
          <w:rFonts w:ascii="Calibri" w:hAnsi="Calibri" w:eastAsia="Calibri" w:cs="Calibri"/>
          <w:b w:val="1"/>
          <w:bCs w:val="1"/>
        </w:rPr>
      </w:pPr>
      <w:bookmarkStart w:name="feature-5-natural-language-search" w:id="96"/>
      <w:bookmarkEnd w:id="94"/>
      <w:bookmarkStart w:name="_Toc16869225" w:id="422995686"/>
      <w:r w:rsidRPr="6B3C2267" w:rsidR="1EF2A1FD">
        <w:rPr>
          <w:rFonts w:ascii="Calibri" w:hAnsi="Calibri" w:eastAsia="Calibri" w:cs="Calibri"/>
          <w:b w:val="1"/>
          <w:bCs w:val="1"/>
        </w:rPr>
        <w:t>5.5 Feature 5: Natural Language Search</w:t>
      </w:r>
      <w:bookmarkEnd w:id="422995686"/>
    </w:p>
    <w:p w:rsidR="00185DBC" w:rsidP="745D5EFA" w:rsidRDefault="00AF3EC4" w14:paraId="4208ED3F"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Rather than navigating dropdown filters, officers can search the full submission register using plain English.</w:t>
      </w:r>
    </w:p>
    <w:p w:rsidR="00185DBC" w:rsidP="745D5EFA" w:rsidRDefault="00AF3EC4" w14:paraId="6B826020" w14:textId="77777777">
      <w:pPr>
        <w:pStyle w:val="BodyTex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Examples of queries the system understands:</w:t>
      </w:r>
    </w:p>
    <w:p w:rsidR="00185DBC" w:rsidP="745D5EFA" w:rsidRDefault="00AF3EC4" w14:paraId="03AEAE74" w14:textId="77777777">
      <w:pPr>
        <w:pStyle w:val="Compact"/>
        <w:numPr>
          <w:ilvl w:val="0"/>
          <w:numId w:val="7"/>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“All overdue submissions from MFEM”</w:t>
      </w:r>
    </w:p>
    <w:p w:rsidR="00185DBC" w:rsidP="745D5EFA" w:rsidRDefault="00AF3EC4" w14:paraId="5F67514F" w14:textId="77777777">
      <w:pPr>
        <w:pStyle w:val="Compact"/>
        <w:numPr>
          <w:ilvl w:val="0"/>
          <w:numId w:val="7"/>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“Study leave applications still under assessment”</w:t>
      </w:r>
    </w:p>
    <w:p w:rsidR="00185DBC" w:rsidP="745D5EFA" w:rsidRDefault="00AF3EC4" w14:paraId="19A7343F" w14:textId="77777777">
      <w:pPr>
        <w:pStyle w:val="Compact"/>
        <w:numPr>
          <w:ilvl w:val="0"/>
          <w:numId w:val="7"/>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“Urgent submissions deferred more than once”</w:t>
      </w:r>
    </w:p>
    <w:p w:rsidR="00185DBC" w:rsidP="745D5EFA" w:rsidRDefault="00AF3EC4" w14:paraId="3E8C019F" w14:textId="77777777">
      <w:pPr>
        <w:pStyle w:val="Compact"/>
        <w:numPr>
          <w:ilvl w:val="0"/>
          <w:numId w:val="7"/>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“Approved recruitment forms from the last quarter”</w:t>
      </w:r>
    </w:p>
    <w:p w:rsidR="00185DBC" w:rsidP="745D5EFA" w:rsidRDefault="00AF3EC4" w14:paraId="1C26F519" w14:textId="28FC5C96">
      <w:pPr>
        <w:pStyle w:val="FirstParagraph"/>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w:t>
      </w:r>
      <w:r w:rsidRPr="6B3C2267" w:rsidR="2BCB91D2">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translates the natural language query into structured database filters, which are applied to the submission register. Results are returned instantly.</w:t>
      </w:r>
    </w:p>
    <w:p w:rsidR="00185DBC" w:rsidP="745D5EFA" w:rsidRDefault="00AF3EC4" w14:paraId="1D958CBC"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Makes the submission register accessible to staff who are not familiar with filter interfaces, and enables complex multi-condition queries that would otherwise require manual scanning.</w:t>
      </w:r>
    </w:p>
    <w:p w:rsidR="00185DBC" w:rsidP="745D5EFA" w:rsidRDefault="00AF3EC4" w14:paraId="0D44DB2C" w14:textId="77777777">
      <w:pPr>
        <w:pStyle w:val="Heading2"/>
        <w:rPr>
          <w:rFonts w:ascii="Calibri" w:hAnsi="Calibri" w:eastAsia="Calibri" w:cs="Calibri"/>
          <w:b w:val="1"/>
          <w:bCs w:val="1"/>
        </w:rPr>
      </w:pPr>
      <w:bookmarkStart w:name="X2576d476f5c15b7d99e16e03dfcd1399de25f5e" w:id="98"/>
      <w:bookmarkEnd w:id="96"/>
      <w:bookmarkStart w:name="_Toc677436387" w:id="535801121"/>
      <w:r w:rsidRPr="6B3C2267" w:rsidR="1EF2A1FD">
        <w:rPr>
          <w:rFonts w:ascii="Calibri" w:hAnsi="Calibri" w:eastAsia="Calibri" w:cs="Calibri"/>
          <w:b w:val="1"/>
          <w:bCs w:val="1"/>
        </w:rPr>
        <w:t>5.6 Feature 6: Natural Language Reports, Dashboard Insights, and Charts</w:t>
      </w:r>
      <w:bookmarkEnd w:id="535801121"/>
    </w:p>
    <w:p w:rsidR="00185DBC" w:rsidP="745D5EFA" w:rsidRDefault="00AF3EC4" w14:paraId="2598D66A"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PSC officers and leadership often need answers that span the whole submission register — not a single row — such as comparing workloads across ministries, understanding status distribution, or identifying which form categories dominate the queue. Rather than configuring filters and exporting spreadsheets, users ask in plain English from the </w:t>
      </w:r>
      <w:r w:rsidRPr="745D5EFA" w:rsidR="39267F85">
        <w:rPr>
          <w:rFonts w:ascii="Calibri" w:hAnsi="Calibri" w:eastAsia="Calibri" w:cs="Calibri"/>
          <w:b w:val="1"/>
          <w:bCs w:val="1"/>
          <w:color w:val="222222"/>
          <w:sz w:val="22"/>
          <w:szCs w:val="22"/>
        </w:rPr>
        <w:t>Reports</w:t>
      </w:r>
      <w:r w:rsidRPr="745D5EFA" w:rsidR="39267F85">
        <w:rPr>
          <w:rFonts w:ascii="Calibri" w:hAnsi="Calibri" w:eastAsia="Calibri" w:cs="Calibri"/>
          <w:color w:val="222222"/>
          <w:sz w:val="22"/>
          <w:szCs w:val="22"/>
        </w:rPr>
        <w:t xml:space="preserve"> screen.</w:t>
      </w:r>
    </w:p>
    <w:p w:rsidR="00185DBC" w:rsidP="745D5EFA" w:rsidRDefault="00AF3EC4" w14:paraId="73667985" w14:textId="77777777">
      <w:pPr>
        <w:pStyle w:val="BodyText"/>
        <w:rPr>
          <w:rFonts w:ascii="Calibri" w:hAnsi="Calibri" w:eastAsia="Calibri" w:cs="Calibri"/>
          <w:b w:val="1"/>
          <w:bCs w:val="1"/>
          <w:color w:val="222222"/>
          <w:sz w:val="22"/>
          <w:szCs w:val="22"/>
        </w:rPr>
      </w:pPr>
      <w:r w:rsidRPr="745D5EFA" w:rsidR="39267F85">
        <w:rPr>
          <w:rFonts w:ascii="Calibri" w:hAnsi="Calibri" w:eastAsia="Calibri" w:cs="Calibri"/>
          <w:b w:val="1"/>
          <w:bCs w:val="1"/>
          <w:color w:val="222222"/>
          <w:sz w:val="22"/>
          <w:szCs w:val="22"/>
        </w:rPr>
        <w:t>Examples of questions:</w:t>
      </w:r>
    </w:p>
    <w:p w:rsidR="00185DBC" w:rsidP="745D5EFA" w:rsidRDefault="00AF3EC4" w14:paraId="3D50DB6D" w14:textId="77777777">
      <w:pPr>
        <w:pStyle w:val="Compact"/>
        <w:numPr>
          <w:ilvl w:val="0"/>
          <w:numId w:val="8"/>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“Which ministries send us the most submissions?”</w:t>
      </w:r>
    </w:p>
    <w:p w:rsidR="00185DBC" w:rsidP="745D5EFA" w:rsidRDefault="00AF3EC4" w14:paraId="61FEC507" w14:textId="77777777">
      <w:pPr>
        <w:pStyle w:val="Compact"/>
        <w:numPr>
          <w:ilvl w:val="0"/>
          <w:numId w:val="8"/>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“Show me a chart of submissions by status”</w:t>
      </w:r>
    </w:p>
    <w:p w:rsidR="00185DBC" w:rsidP="745D5EFA" w:rsidRDefault="00AF3EC4" w14:paraId="05D994FC" w14:textId="77777777">
      <w:pPr>
        <w:pStyle w:val="Compact"/>
        <w:numPr>
          <w:ilvl w:val="0"/>
          <w:numId w:val="8"/>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“What share of items are still under assessment versus with the Commission?”</w:t>
      </w:r>
    </w:p>
    <w:p w:rsidR="00185DBC" w:rsidP="745D5EFA" w:rsidRDefault="00AF3EC4" w14:paraId="07352932" w14:textId="77777777">
      <w:pPr>
        <w:pStyle w:val="Compact"/>
        <w:numPr>
          <w:ilvl w:val="0"/>
          <w:numId w:val="8"/>
        </w:numPr>
        <w:rPr>
          <w:rFonts w:ascii="Calibri" w:hAnsi="Calibri" w:eastAsia="Calibri" w:cs="Calibri"/>
          <w:i w:val="1"/>
          <w:iCs w:val="1"/>
          <w:color w:val="222222"/>
          <w:sz w:val="22"/>
          <w:szCs w:val="22"/>
        </w:rPr>
      </w:pPr>
      <w:r w:rsidRPr="745D5EFA" w:rsidR="39267F85">
        <w:rPr>
          <w:rFonts w:ascii="Calibri" w:hAnsi="Calibri" w:eastAsia="Calibri" w:cs="Calibri"/>
          <w:i w:val="1"/>
          <w:iCs w:val="1"/>
          <w:color w:val="222222"/>
          <w:sz w:val="22"/>
          <w:szCs w:val="22"/>
        </w:rPr>
        <w:t>“Compare training-related forms against recruitment forms”</w:t>
      </w:r>
    </w:p>
    <w:p w:rsidR="00185DBC" w:rsidP="745D5EFA" w:rsidRDefault="00AF3EC4" w14:paraId="1D7A05A2" w14:textId="4E153C19">
      <w:pPr>
        <w:pStyle w:val="FirstParagraph"/>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system first computes </w:t>
      </w:r>
      <w:r w:rsidRPr="6B3C2267" w:rsidR="1EF2A1FD">
        <w:rPr>
          <w:rFonts w:ascii="Calibri" w:hAnsi="Calibri" w:eastAsia="Calibri" w:cs="Calibri"/>
          <w:b w:val="1"/>
          <w:bCs w:val="1"/>
          <w:color w:val="222222"/>
          <w:sz w:val="22"/>
          <w:szCs w:val="22"/>
        </w:rPr>
        <w:t>authoritative totals from the PSC database</w:t>
      </w:r>
      <w:r w:rsidRPr="6B3C2267" w:rsidR="1EF2A1FD">
        <w:rPr>
          <w:rFonts w:ascii="Calibri" w:hAnsi="Calibri" w:eastAsia="Calibri" w:cs="Calibri"/>
          <w:color w:val="222222"/>
          <w:sz w:val="22"/>
          <w:szCs w:val="22"/>
        </w:rPr>
        <w:t xml:space="preserve"> — counts grouped by ministry, by workflow status, and by PSC form type — scoped to what the user’s role is allowed to see.</w:t>
      </w:r>
      <w:r w:rsidRPr="6B3C2267" w:rsidR="1EF2A1FD">
        <w:rPr>
          <w:rFonts w:ascii="Calibri" w:hAnsi="Calibri" w:eastAsia="Calibri" w:cs="Calibri"/>
          <w:color w:val="222222"/>
          <w:sz w:val="22"/>
          <w:szCs w:val="22"/>
        </w:rPr>
        <w:t xml:space="preserve"> Those aggregates are passed to </w:t>
      </w:r>
      <w:r w:rsidRPr="6B3C2267" w:rsidR="28A820A9">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together with the user’s question. </w:t>
      </w:r>
      <w:r w:rsidRPr="6B3C2267" w:rsidR="2483658A">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returns a plain-language interpretation and recommends whether a bar chart or donut chart best illustrates the answer. The chart itself is </w:t>
      </w:r>
      <w:r w:rsidRPr="6B3C2267" w:rsidR="1EF2A1FD">
        <w:rPr>
          <w:rFonts w:ascii="Calibri" w:hAnsi="Calibri" w:eastAsia="Calibri" w:cs="Calibri"/>
          <w:color w:val="222222"/>
          <w:sz w:val="22"/>
          <w:szCs w:val="22"/>
        </w:rPr>
        <w:t>rendered</w:t>
      </w:r>
      <w:r w:rsidRPr="6B3C2267" w:rsidR="1EF2A1FD">
        <w:rPr>
          <w:rFonts w:ascii="Calibri" w:hAnsi="Calibri" w:eastAsia="Calibri" w:cs="Calibri"/>
          <w:color w:val="222222"/>
          <w:sz w:val="22"/>
          <w:szCs w:val="22"/>
        </w:rPr>
        <w:t xml:space="preserve"> from the </w:t>
      </w:r>
      <w:r w:rsidRPr="6B3C2267" w:rsidR="1EF2A1FD">
        <w:rPr>
          <w:rFonts w:ascii="Calibri" w:hAnsi="Calibri" w:eastAsia="Calibri" w:cs="Calibri"/>
          <w:b w:val="1"/>
          <w:bCs w:val="1"/>
          <w:color w:val="222222"/>
          <w:sz w:val="22"/>
          <w:szCs w:val="22"/>
        </w:rPr>
        <w:t>same database figures</w:t>
      </w:r>
      <w:r w:rsidRPr="6B3C2267" w:rsidR="1EF2A1FD">
        <w:rPr>
          <w:rFonts w:ascii="Calibri" w:hAnsi="Calibri" w:eastAsia="Calibri" w:cs="Calibri"/>
          <w:color w:val="222222"/>
          <w:sz w:val="22"/>
          <w:szCs w:val="22"/>
        </w:rPr>
        <w:t xml:space="preserve"> — the AI never invents counts; it only chooses how to explain and visualize numbers already computed by the system.</w:t>
      </w:r>
    </w:p>
    <w:p w:rsidR="00185DBC" w:rsidP="745D5EFA" w:rsidRDefault="00AF3EC4" w14:paraId="6D36E09B"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Turns reporting from a technical exercise into a conversation. Management can explore trends interactively without asking IPDU for custom SQL or spreadsheet pivot tables each time.</w:t>
      </w:r>
    </w:p>
    <w:p w:rsidR="00185DBC" w:rsidP="745D5EFA" w:rsidRDefault="00AF3EC4" w14:paraId="6D538275" w14:textId="77777777">
      <w:pPr>
        <w:pStyle w:val="Heading2"/>
        <w:rPr>
          <w:rFonts w:ascii="Calibri" w:hAnsi="Calibri" w:eastAsia="Calibri" w:cs="Calibri"/>
          <w:b w:val="1"/>
          <w:bCs w:val="1"/>
        </w:rPr>
      </w:pPr>
      <w:bookmarkStart w:name="feature-7-weekly-management-digest" w:id="100"/>
      <w:bookmarkEnd w:id="98"/>
      <w:bookmarkStart w:name="_Toc1283066966" w:id="939634903"/>
      <w:r w:rsidRPr="6B3C2267" w:rsidR="1EF2A1FD">
        <w:rPr>
          <w:rFonts w:ascii="Calibri" w:hAnsi="Calibri" w:eastAsia="Calibri" w:cs="Calibri"/>
          <w:b w:val="1"/>
          <w:bCs w:val="1"/>
        </w:rPr>
        <w:t>5.7 Feature 7: Weekly Management Digest</w:t>
      </w:r>
      <w:bookmarkEnd w:id="939634903"/>
    </w:p>
    <w:p w:rsidR="00185DBC" w:rsidP="745D5EFA" w:rsidRDefault="00AF3EC4" w14:paraId="37C0AEED"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PSC management and the PSC Secretary can generate an AI-written plain-English summary of the week’s submission activity — covering new forms logged, assessments in progress, overdue items, and recent Commission decisions.</w:t>
      </w:r>
    </w:p>
    <w:p w:rsidR="00185DBC" w:rsidP="745D5EFA" w:rsidRDefault="00AF3EC4" w14:paraId="76038DA4" w14:textId="76F96079">
      <w:pPr>
        <w:pStyle w:val="BodyText"/>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How it works:</w:t>
      </w:r>
      <w:r w:rsidRPr="6B3C2267" w:rsidR="1EF2A1FD">
        <w:rPr>
          <w:rFonts w:ascii="Calibri" w:hAnsi="Calibri" w:eastAsia="Calibri" w:cs="Calibri"/>
          <w:color w:val="222222"/>
          <w:sz w:val="22"/>
          <w:szCs w:val="22"/>
        </w:rPr>
        <w:t xml:space="preserve"> The officer clicks “Generate” on the dashboard. </w:t>
      </w:r>
      <w:r w:rsidRPr="6B3C2267" w:rsidR="2C5C60D9">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receives a structured data summary of the current week’s statistics and produces a professional 2–4 paragraph digest suitable for sharing with PSC leadership.</w:t>
      </w:r>
    </w:p>
    <w:p w:rsidR="00185DBC" w:rsidP="745D5EFA" w:rsidRDefault="00AF3EC4" w14:paraId="015DBABA"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Benefit:</w:t>
      </w:r>
      <w:r w:rsidRPr="745D5EFA" w:rsidR="39267F85">
        <w:rPr>
          <w:rFonts w:ascii="Calibri" w:hAnsi="Calibri" w:eastAsia="Calibri" w:cs="Calibri"/>
          <w:color w:val="222222"/>
          <w:sz w:val="22"/>
          <w:szCs w:val="22"/>
        </w:rPr>
        <w:t xml:space="preserve"> Gives management a fast, readable overview without requiring them to interpret charts or run reports manually. Particularly useful for weekly briefings and management reporting.</w:t>
      </w:r>
    </w:p>
    <w:p w:rsidR="00185DBC" w:rsidP="745D5EFA" w:rsidRDefault="00AF3EC4" w14:paraId="03D125A6" w14:textId="77777777">
      <w:pPr>
        <w:pStyle w:val="Heading2"/>
        <w:rPr>
          <w:rFonts w:ascii="Calibri" w:hAnsi="Calibri" w:eastAsia="Calibri" w:cs="Calibri"/>
          <w:b w:val="1"/>
          <w:bCs w:val="1"/>
        </w:rPr>
      </w:pPr>
      <w:bookmarkStart w:name="what-the-ai-does-not-do" w:id="102"/>
      <w:bookmarkEnd w:id="100"/>
      <w:bookmarkStart w:name="_Toc721971329" w:id="1411643842"/>
      <w:r w:rsidRPr="6B3C2267" w:rsidR="1EF2A1FD">
        <w:rPr>
          <w:rFonts w:ascii="Calibri" w:hAnsi="Calibri" w:eastAsia="Calibri" w:cs="Calibri"/>
          <w:b w:val="1"/>
          <w:bCs w:val="1"/>
        </w:rPr>
        <w:t>5.8 What the AI Does Not Do</w:t>
      </w:r>
      <w:bookmarkEnd w:id="1411643842"/>
    </w:p>
    <w:p w:rsidR="00185DBC" w:rsidP="745D5EFA" w:rsidRDefault="00AF3EC4" w14:paraId="099E0E00"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It is important to be clear about the boundaries of AI use in this system:</w:t>
      </w:r>
    </w:p>
    <w:p w:rsidR="00185DBC" w:rsidP="745D5EFA" w:rsidRDefault="00AF3EC4" w14:paraId="0F8BD9EC" w14:textId="744152BB">
      <w:pPr>
        <w:pStyle w:val="Compact"/>
        <w:numPr>
          <w:ilvl w:val="0"/>
          <w:numId w:val="9"/>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The AI does not make decisions.</w:t>
      </w:r>
      <w:r w:rsidRPr="745D5EFA" w:rsidR="39267F85">
        <w:rPr>
          <w:rFonts w:ascii="Calibri" w:hAnsi="Calibri" w:eastAsia="Calibri" w:cs="Calibri"/>
          <w:color w:val="222222"/>
          <w:sz w:val="22"/>
          <w:szCs w:val="22"/>
        </w:rPr>
        <w:t xml:space="preserve"> It drafts, </w:t>
      </w:r>
      <w:r w:rsidRPr="745D5EFA" w:rsidR="39267F85">
        <w:rPr>
          <w:rFonts w:ascii="Calibri" w:hAnsi="Calibri" w:eastAsia="Calibri" w:cs="Calibri"/>
          <w:color w:val="222222"/>
          <w:sz w:val="22"/>
          <w:szCs w:val="22"/>
        </w:rPr>
        <w:t>summarises</w:t>
      </w:r>
      <w:r w:rsidRPr="745D5EFA" w:rsidR="39267F85">
        <w:rPr>
          <w:rFonts w:ascii="Calibri" w:hAnsi="Calibri" w:eastAsia="Calibri" w:cs="Calibri"/>
          <w:color w:val="222222"/>
          <w:sz w:val="22"/>
          <w:szCs w:val="22"/>
        </w:rPr>
        <w:t xml:space="preserve">, and checks </w:t>
      </w:r>
      <w:r w:rsidRPr="745D5EFA" w:rsidR="5C95B9A8">
        <w:rPr>
          <w:rFonts w:ascii="Calibri" w:hAnsi="Calibri" w:eastAsia="Calibri" w:cs="Calibri"/>
          <w:color w:val="222222"/>
          <w:sz w:val="22"/>
          <w:szCs w:val="22"/>
        </w:rPr>
        <w:t>-</w:t>
      </w:r>
      <w:r w:rsidRPr="745D5EFA" w:rsidR="39267F85">
        <w:rPr>
          <w:rFonts w:ascii="Calibri" w:hAnsi="Calibri" w:eastAsia="Calibri" w:cs="Calibri"/>
          <w:color w:val="222222"/>
          <w:sz w:val="22"/>
          <w:szCs w:val="22"/>
        </w:rPr>
        <w:t xml:space="preserve"> all outputs require human review and approval.</w:t>
      </w:r>
    </w:p>
    <w:p w:rsidR="00185DBC" w:rsidP="745D5EFA" w:rsidRDefault="00AF3EC4" w14:paraId="0333E49F" w14:textId="066D43A6">
      <w:pPr>
        <w:pStyle w:val="Compact"/>
        <w:numPr>
          <w:ilvl w:val="0"/>
          <w:numId w:val="9"/>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The AI does not store PSC data.</w:t>
      </w:r>
      <w:r w:rsidRPr="6B3C2267" w:rsidR="1EF2A1FD">
        <w:rPr>
          <w:rFonts w:ascii="Calibri" w:hAnsi="Calibri" w:eastAsia="Calibri" w:cs="Calibri"/>
          <w:color w:val="222222"/>
          <w:sz w:val="22"/>
          <w:szCs w:val="22"/>
        </w:rPr>
        <w:t xml:space="preserve"> </w:t>
      </w:r>
      <w:r w:rsidRPr="6B3C2267" w:rsidR="2BBD8B23">
        <w:rPr>
          <w:rFonts w:ascii="Calibri" w:hAnsi="Calibri" w:eastAsia="Calibri" w:cs="Calibri"/>
          <w:color w:val="222222"/>
          <w:sz w:val="22"/>
          <w:szCs w:val="22"/>
        </w:rPr>
        <w:t>Submission details are processed only when a user runs an AI action, under Phase 3 rules in Section 7.3 (sovereign / on-prem preferred; any interim route needs management approval).</w:t>
      </w:r>
    </w:p>
    <w:p w:rsidR="00185DBC" w:rsidP="745D5EFA" w:rsidRDefault="00AF3EC4" w14:paraId="78D66209" w14:textId="77777777">
      <w:pPr>
        <w:pStyle w:val="Compact"/>
        <w:numPr>
          <w:ilvl w:val="0"/>
          <w:numId w:val="9"/>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The AI does not access external systems.</w:t>
      </w:r>
      <w:r w:rsidRPr="745D5EFA" w:rsidR="39267F85">
        <w:rPr>
          <w:rFonts w:ascii="Calibri" w:hAnsi="Calibri" w:eastAsia="Calibri" w:cs="Calibri"/>
          <w:color w:val="222222"/>
          <w:sz w:val="22"/>
          <w:szCs w:val="22"/>
        </w:rPr>
        <w:t xml:space="preserve"> It works only with information available in the PSC Tracker at the time of the request.</w:t>
      </w:r>
    </w:p>
    <w:p w:rsidR="00185DBC" w:rsidP="745D5EFA" w:rsidRDefault="00AF3EC4" w14:paraId="537BE119" w14:textId="3BF5BD96">
      <w:pPr>
        <w:pStyle w:val="Compact"/>
        <w:numPr>
          <w:ilvl w:val="0"/>
          <w:numId w:val="9"/>
        </w:numPr>
        <w:rPr>
          <w:rFonts w:ascii="Calibri" w:hAnsi="Calibri" w:eastAsia="Calibri" w:cs="Calibri"/>
          <w:color w:val="222222"/>
          <w:sz w:val="22"/>
          <w:szCs w:val="22"/>
        </w:rPr>
      </w:pPr>
      <w:r w:rsidRPr="6B3C2267" w:rsidR="1EF2A1FD">
        <w:rPr>
          <w:rFonts w:ascii="Calibri" w:hAnsi="Calibri" w:eastAsia="Calibri" w:cs="Calibri"/>
          <w:b w:val="1"/>
          <w:bCs w:val="1"/>
          <w:color w:val="222222"/>
          <w:sz w:val="22"/>
          <w:szCs w:val="22"/>
        </w:rPr>
        <w:t>For reporting and charts, counts are never invented by AI.</w:t>
      </w:r>
      <w:r w:rsidRPr="6B3C2267" w:rsidR="1EF2A1FD">
        <w:rPr>
          <w:rFonts w:ascii="Calibri" w:hAnsi="Calibri" w:eastAsia="Calibri" w:cs="Calibri"/>
          <w:color w:val="222222"/>
          <w:sz w:val="22"/>
          <w:szCs w:val="22"/>
        </w:rPr>
        <w:t xml:space="preserve"> Natural-language analytics use database aggregates only; </w:t>
      </w:r>
      <w:r w:rsidRPr="6B3C2267" w:rsidR="4F79DE62">
        <w:rPr>
          <w:rFonts w:ascii="Calibri" w:hAnsi="Calibri" w:eastAsia="Calibri" w:cs="Calibri"/>
          <w:color w:val="222222"/>
          <w:sz w:val="22"/>
          <w:szCs w:val="22"/>
        </w:rPr>
        <w:t xml:space="preserve">AI </w:t>
      </w:r>
      <w:r w:rsidRPr="6B3C2267" w:rsidR="1EF2A1FD">
        <w:rPr>
          <w:rFonts w:ascii="Calibri" w:hAnsi="Calibri" w:eastAsia="Calibri" w:cs="Calibri"/>
          <w:color w:val="222222"/>
          <w:sz w:val="22"/>
          <w:szCs w:val="22"/>
        </w:rPr>
        <w:t xml:space="preserve">explains and chooses a </w:t>
      </w:r>
      <w:r w:rsidRPr="6B3C2267" w:rsidR="1EF2A1FD">
        <w:rPr>
          <w:rFonts w:ascii="Calibri" w:hAnsi="Calibri" w:eastAsia="Calibri" w:cs="Calibri"/>
          <w:color w:val="222222"/>
          <w:sz w:val="22"/>
          <w:szCs w:val="22"/>
        </w:rPr>
        <w:t>visualisation</w:t>
      </w:r>
      <w:r w:rsidRPr="6B3C2267" w:rsidR="1EF2A1FD">
        <w:rPr>
          <w:rFonts w:ascii="Calibri" w:hAnsi="Calibri" w:eastAsia="Calibri" w:cs="Calibri"/>
          <w:color w:val="222222"/>
          <w:sz w:val="22"/>
          <w:szCs w:val="22"/>
        </w:rPr>
        <w:t xml:space="preserve"> — the underlying numbers come from PSC’s own PostgreSQL data.</w:t>
      </w:r>
    </w:p>
    <w:p w:rsidR="00185DBC" w:rsidP="745D5EFA" w:rsidRDefault="00AF3EC4" w14:paraId="5277595E" w14:textId="146F6381">
      <w:pPr>
        <w:pStyle w:val="Compact"/>
        <w:numPr>
          <w:ilvl w:val="0"/>
          <w:numId w:val="9"/>
        </w:numPr>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 xml:space="preserve">AI outputs are clearly </w:t>
      </w:r>
      <w:r w:rsidRPr="745D5EFA" w:rsidR="39267F85">
        <w:rPr>
          <w:rFonts w:ascii="Calibri" w:hAnsi="Calibri" w:eastAsia="Calibri" w:cs="Calibri"/>
          <w:b w:val="1"/>
          <w:bCs w:val="1"/>
          <w:color w:val="222222"/>
          <w:sz w:val="22"/>
          <w:szCs w:val="22"/>
        </w:rPr>
        <w:t>labelled</w:t>
      </w:r>
      <w:r w:rsidRPr="745D5EFA" w:rsidR="39267F85">
        <w:rPr>
          <w:rFonts w:ascii="Calibri" w:hAnsi="Calibri" w:eastAsia="Calibri" w:cs="Calibri"/>
          <w:b w:val="1"/>
          <w:bCs w:val="1"/>
          <w:color w:val="222222"/>
          <w:sz w:val="22"/>
          <w:szCs w:val="22"/>
        </w:rPr>
        <w:t>.</w:t>
      </w:r>
      <w:r w:rsidRPr="745D5EFA" w:rsidR="39267F85">
        <w:rPr>
          <w:rFonts w:ascii="Calibri" w:hAnsi="Calibri" w:eastAsia="Calibri" w:cs="Calibri"/>
          <w:color w:val="222222"/>
          <w:sz w:val="22"/>
          <w:szCs w:val="22"/>
        </w:rPr>
        <w:t xml:space="preserve"> Every AI-generated text block in the interface carries the label “AI-generated </w:t>
      </w:r>
      <w:r w:rsidRPr="745D5EFA" w:rsidR="77E05F6F">
        <w:rPr>
          <w:rFonts w:ascii="Calibri" w:hAnsi="Calibri" w:eastAsia="Calibri" w:cs="Calibri"/>
          <w:color w:val="222222"/>
          <w:sz w:val="22"/>
          <w:szCs w:val="22"/>
        </w:rPr>
        <w:t>-</w:t>
      </w:r>
      <w:r w:rsidRPr="745D5EFA" w:rsidR="39267F85">
        <w:rPr>
          <w:rFonts w:ascii="Calibri" w:hAnsi="Calibri" w:eastAsia="Calibri" w:cs="Calibri"/>
          <w:color w:val="222222"/>
          <w:sz w:val="22"/>
          <w:szCs w:val="22"/>
        </w:rPr>
        <w:t xml:space="preserve"> review before use.”</w:t>
      </w:r>
    </w:p>
    <w:p w:rsidR="00185DBC" w:rsidP="745D5EFA" w:rsidRDefault="00AF3EC4" w14:paraId="47AC4A75" w14:textId="77777777">
      <w:pPr>
        <w:pStyle w:val="Heading2"/>
        <w:rPr>
          <w:rFonts w:ascii="Calibri" w:hAnsi="Calibri" w:eastAsia="Calibri" w:cs="Calibri"/>
          <w:b w:val="1"/>
          <w:bCs w:val="1"/>
        </w:rPr>
      </w:pPr>
      <w:bookmarkStart w:name="summary-of-ai-features" w:id="104"/>
      <w:bookmarkEnd w:id="102"/>
      <w:bookmarkStart w:name="_Toc1628350768" w:id="308133371"/>
      <w:r w:rsidRPr="6B3C2267" w:rsidR="1EF2A1FD">
        <w:rPr>
          <w:rFonts w:ascii="Calibri" w:hAnsi="Calibri" w:eastAsia="Calibri" w:cs="Calibri"/>
          <w:b w:val="1"/>
          <w:bCs w:val="1"/>
        </w:rPr>
        <w:t>5.9 Summary of AI Features</w:t>
      </w:r>
      <w:bookmarkEnd w:id="308133371"/>
    </w:p>
    <w:tbl>
      <w:tblPr>
        <w:tblStyle w:val="ListTable3-Accent1"/>
        <w:tblW w:w="5000" w:type="pct"/>
        <w:tblLayout w:type="fixed"/>
        <w:tblLook w:val="0020" w:firstRow="1" w:lastRow="0" w:firstColumn="0" w:lastColumn="0" w:noHBand="0" w:noVBand="0"/>
      </w:tblPr>
      <w:tblGrid>
        <w:gridCol w:w="2004"/>
        <w:gridCol w:w="2672"/>
        <w:gridCol w:w="4900"/>
      </w:tblGrid>
      <w:tr w:rsidR="00185DBC" w:rsidTr="745D5EFA" w14:paraId="2DB7D630"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shd w:val="clear" w:color="auto" w:fill="0E2841" w:themeFill="text2"/>
            <w:tcMar/>
          </w:tcPr>
          <w:p w:rsidR="00185DBC" w:rsidP="745D5EFA" w:rsidRDefault="00AF3EC4" w14:paraId="37B14624" w14:textId="77777777">
            <w:pPr>
              <w:pStyle w:val="Compact"/>
              <w:rPr>
                <w:rFonts w:ascii="Calibri" w:hAnsi="Calibri" w:eastAsia="Calibri" w:cs="Calibri"/>
              </w:rPr>
            </w:pPr>
            <w:r w:rsidRPr="745D5EFA" w:rsidR="39267F85">
              <w:rPr>
                <w:rFonts w:ascii="Calibri" w:hAnsi="Calibri" w:eastAsia="Calibri" w:cs="Calibri"/>
              </w:rPr>
              <w:t>Feature</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26DCB28A"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Who Uses It</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7BBA1B57" w14:textId="77777777">
            <w:pPr>
              <w:pStyle w:val="Compact"/>
              <w:rPr>
                <w:rFonts w:ascii="Calibri" w:hAnsi="Calibri" w:eastAsia="Calibri" w:cs="Calibri"/>
              </w:rPr>
            </w:pPr>
            <w:r w:rsidRPr="745D5EFA" w:rsidR="39267F85">
              <w:rPr>
                <w:rFonts w:ascii="Calibri" w:hAnsi="Calibri" w:eastAsia="Calibri" w:cs="Calibri"/>
              </w:rPr>
              <w:t>Time Saved (estimate)</w:t>
            </w:r>
          </w:p>
        </w:tc>
      </w:tr>
      <w:tr w:rsidR="00185DBC" w:rsidTr="745D5EFA" w14:paraId="6D0A324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00A0B367"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Completeness check</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300F203B"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Officer (at logging)</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4F54388C"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10–15 min per submission</w:t>
            </w:r>
          </w:p>
        </w:tc>
      </w:tr>
      <w:tr w:rsidR="00185DBC" w:rsidTr="745D5EFA" w14:paraId="7E342A80" w14:textId="77777777">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3B37C707"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Draft formal letter</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65DB2D7C"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Officer / Secretary</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246CD500"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20–30 min per letter</w:t>
            </w:r>
          </w:p>
        </w:tc>
      </w:tr>
      <w:tr w:rsidR="00185DBC" w:rsidTr="745D5EFA" w14:paraId="760D72C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324F77F9"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Assessment memorandum</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2DBA4E85"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Officer</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5F630D9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30–45 min per memo</w:t>
            </w:r>
          </w:p>
        </w:tc>
      </w:tr>
      <w:tr w:rsidR="00185DBC" w:rsidTr="745D5EFA" w14:paraId="1D2F5D96" w14:textId="77777777">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7CF9587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Commission agenda briefing</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04C2D593"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Secretary</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418818E2"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10–15 min per agenda item</w:t>
            </w:r>
          </w:p>
        </w:tc>
      </w:tr>
      <w:tr w:rsidR="00185DBC" w:rsidTr="745D5EFA" w14:paraId="40CA8C1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3D2601E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Natural language search</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762406E2"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All PSC staff</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5F28F1A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Ongoing</w:t>
            </w:r>
          </w:p>
        </w:tc>
      </w:tr>
      <w:tr w:rsidR="00185DBC" w:rsidTr="745D5EFA" w14:paraId="1ED56DE5" w14:textId="77777777">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356E6AE9"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Natural language reports, insights &amp; charts</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68084AD4"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leadership / Officers (Reports page)</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212B8D3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15–45 min per management question</w:t>
            </w:r>
          </w:p>
        </w:tc>
      </w:tr>
      <w:tr w:rsidR="00185DBC" w:rsidTr="745D5EFA" w14:paraId="5F09132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tcMar/>
          </w:tcPr>
          <w:p w:rsidR="00185DBC" w:rsidP="745D5EFA" w:rsidRDefault="00AF3EC4" w14:paraId="7CE5A7C7"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Weekly management digest</w:t>
            </w:r>
          </w:p>
        </w:tc>
        <w:tc>
          <w:tcPr>
            <w:cnfStyle w:val="000001000000" w:firstRow="0" w:lastRow="0" w:firstColumn="0" w:lastColumn="0" w:oddVBand="0" w:evenVBand="1" w:oddHBand="0" w:evenHBand="0" w:firstRowFirstColumn="0" w:firstRowLastColumn="0" w:lastRowFirstColumn="0" w:lastRowLastColumn="0"/>
            <w:tcW w:w="2210" w:type="dxa"/>
            <w:tcMar/>
          </w:tcPr>
          <w:p w:rsidR="00185DBC" w:rsidP="745D5EFA" w:rsidRDefault="00AF3EC4" w14:paraId="11628956"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PSC Secretary / Management</w:t>
            </w:r>
          </w:p>
        </w:tc>
        <w:tc>
          <w:tcPr>
            <w:cnfStyle w:val="000010000000" w:firstRow="0" w:lastRow="0" w:firstColumn="0" w:lastColumn="0" w:oddVBand="1" w:evenVBand="0" w:oddHBand="0" w:evenHBand="0" w:firstRowFirstColumn="0" w:firstRowLastColumn="0" w:lastRowFirstColumn="0" w:lastRowLastColumn="0"/>
            <w:tcW w:w="4052" w:type="dxa"/>
            <w:tcMar/>
          </w:tcPr>
          <w:p w:rsidR="00185DBC" w:rsidP="745D5EFA" w:rsidRDefault="00AF3EC4" w14:paraId="0C3B6E74"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30–60 min per week</w:t>
            </w:r>
          </w:p>
        </w:tc>
      </w:tr>
    </w:tbl>
    <w:p w:rsidR="00185DBC" w:rsidRDefault="00C031C9" w14:paraId="7A31D101" w14:textId="77777777">
      <w:r>
        <w:pict w14:anchorId="5A915336">
          <v:rect id="_x0000_i3317" style="width:0;height:1.5pt" o:hr="t" o:hrstd="t" o:hralign="center"/>
        </w:pict>
      </w:r>
    </w:p>
    <w:p w:rsidR="00185DBC" w:rsidP="745D5EFA" w:rsidRDefault="00AF3EC4" w14:paraId="642C18E2" w14:textId="77777777">
      <w:pPr>
        <w:pStyle w:val="Heading1"/>
        <w:rPr>
          <w:rFonts w:ascii="Calibri" w:hAnsi="Calibri" w:eastAsia="Calibri" w:cs="Calibri"/>
          <w:b w:val="1"/>
          <w:bCs w:val="1"/>
        </w:rPr>
      </w:pPr>
      <w:bookmarkStart w:name="prioritised-gaps-in-the-current-process" w:id="106"/>
      <w:bookmarkEnd w:id="86"/>
      <w:bookmarkEnd w:id="104"/>
      <w:commentRangeStart w:id="107"/>
      <w:bookmarkStart w:name="_Toc611932444" w:id="1893964738"/>
      <w:r w:rsidRPr="6B3C2267" w:rsidR="1EF2A1FD">
        <w:rPr>
          <w:rFonts w:ascii="Calibri" w:hAnsi="Calibri" w:eastAsia="Calibri" w:cs="Calibri"/>
          <w:b w:val="1"/>
          <w:bCs w:val="1"/>
        </w:rPr>
        <w:t xml:space="preserve">6. </w:t>
      </w:r>
      <w:r w:rsidRPr="6B3C2267" w:rsidR="1EF2A1FD">
        <w:rPr>
          <w:rFonts w:ascii="Calibri" w:hAnsi="Calibri" w:eastAsia="Calibri" w:cs="Calibri"/>
          <w:b w:val="1"/>
          <w:bCs w:val="1"/>
        </w:rPr>
        <w:t>Prioritised</w:t>
      </w:r>
      <w:r w:rsidRPr="6B3C2267" w:rsidR="1EF2A1FD">
        <w:rPr>
          <w:rFonts w:ascii="Calibri" w:hAnsi="Calibri" w:eastAsia="Calibri" w:cs="Calibri"/>
          <w:b w:val="1"/>
          <w:bCs w:val="1"/>
        </w:rPr>
        <w:t xml:space="preserve"> Gaps in the Current Process</w:t>
      </w:r>
      <w:commentRangeEnd w:id="107"/>
      <w:r>
        <w:rPr>
          <w:rStyle w:val="CommentReference"/>
        </w:rPr>
        <w:commentReference w:id="107"/>
      </w:r>
      <w:bookmarkEnd w:id="1893964738"/>
    </w:p>
    <w:p w:rsidR="00185DBC" w:rsidP="745D5EFA" w:rsidRDefault="00AF3EC4" w14:paraId="0AC38A52"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The following gaps in the current manual process are </w:t>
      </w:r>
      <w:r w:rsidRPr="745D5EFA" w:rsidR="39267F85">
        <w:rPr>
          <w:rFonts w:ascii="Calibri" w:hAnsi="Calibri" w:eastAsia="Calibri" w:cs="Calibri"/>
          <w:color w:val="222222"/>
          <w:sz w:val="22"/>
          <w:szCs w:val="22"/>
        </w:rPr>
        <w:t>prioritised</w:t>
      </w:r>
      <w:r w:rsidRPr="745D5EFA" w:rsidR="39267F85">
        <w:rPr>
          <w:rFonts w:ascii="Calibri" w:hAnsi="Calibri" w:eastAsia="Calibri" w:cs="Calibri"/>
          <w:color w:val="222222"/>
          <w:sz w:val="22"/>
          <w:szCs w:val="22"/>
        </w:rPr>
        <w:t xml:space="preserve"> for resolution by the proposed system, ordered from highest to lowest urgency:</w:t>
      </w:r>
    </w:p>
    <w:p w:rsidR="00185DBC" w:rsidP="745D5EFA" w:rsidRDefault="00AF3EC4" w14:paraId="0A9E14B4" w14:textId="77777777">
      <w:pPr>
        <w:pStyle w:val="Heading2"/>
        <w:rPr>
          <w:rFonts w:ascii="Calibri" w:hAnsi="Calibri" w:eastAsia="Calibri" w:cs="Calibri"/>
          <w:b w:val="1"/>
          <w:bCs w:val="1"/>
        </w:rPr>
      </w:pPr>
      <w:bookmarkStart w:name="X89e37bbb07ef1be696b3fe2d802cf23dea500eb" w:id="109"/>
      <w:bookmarkStart w:name="_Toc352048719" w:id="20121786"/>
      <w:r w:rsidRPr="6B3C2267" w:rsidR="1EF2A1FD">
        <w:rPr>
          <w:rFonts w:ascii="Calibri" w:hAnsi="Calibri" w:eastAsia="Calibri" w:cs="Calibri"/>
          <w:b w:val="1"/>
          <w:bCs w:val="1"/>
        </w:rPr>
        <w:t xml:space="preserve">6.1 Priority 1 — No </w:t>
      </w:r>
      <w:r w:rsidRPr="6B3C2267" w:rsidR="1EF2A1FD">
        <w:rPr>
          <w:rFonts w:ascii="Calibri" w:hAnsi="Calibri" w:eastAsia="Calibri" w:cs="Calibri"/>
          <w:b w:val="1"/>
          <w:bCs w:val="1"/>
        </w:rPr>
        <w:t>Centralised</w:t>
      </w:r>
      <w:r w:rsidRPr="6B3C2267" w:rsidR="1EF2A1FD">
        <w:rPr>
          <w:rFonts w:ascii="Calibri" w:hAnsi="Calibri" w:eastAsia="Calibri" w:cs="Calibri"/>
          <w:b w:val="1"/>
          <w:bCs w:val="1"/>
        </w:rPr>
        <w:t xml:space="preserve"> Record of Received Forms (Critical)</w:t>
      </w:r>
      <w:bookmarkEnd w:id="20121786"/>
    </w:p>
    <w:p w:rsidR="00185DBC" w:rsidP="745D5EFA" w:rsidRDefault="00AF3EC4" w14:paraId="6D8CF79C"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The PSC has no single authoritative register of forms received. Individual officers maintain personal records (email folders, spreadsheets, physical files) that are not consolidated and cannot be accessed by other staff or management.</w:t>
      </w:r>
    </w:p>
    <w:p w:rsidR="00185DBC" w:rsidP="745D5EFA" w:rsidRDefault="00AF3EC4" w14:paraId="5403FAAE"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If an officer is absent, their pending workload is invisible to colleagues. Management cannot determine, without asking individuals, how many forms are currently in the office and at what stage.</w:t>
      </w:r>
    </w:p>
    <w:p w:rsidR="00185DBC" w:rsidP="745D5EFA" w:rsidRDefault="00AF3EC4" w14:paraId="37B4CB57"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Every form received is logged into the tracker by the receiving PSC Officer at the time of receipt. All PSC staff can see the full live register at any time.</w:t>
      </w:r>
    </w:p>
    <w:p w:rsidR="00185DBC" w:rsidP="745D5EFA" w:rsidRDefault="00AF3EC4" w14:paraId="2DE99230" w14:textId="77777777">
      <w:pPr>
        <w:pStyle w:val="Heading2"/>
        <w:rPr>
          <w:rFonts w:ascii="Calibri" w:hAnsi="Calibri" w:eastAsia="Calibri" w:cs="Calibri"/>
          <w:b w:val="1"/>
          <w:bCs w:val="1"/>
        </w:rPr>
      </w:pPr>
      <w:bookmarkStart w:name="X0905150824d16740cfec387d7b1b9befc72c84f" w:id="111"/>
      <w:bookmarkEnd w:id="109"/>
      <w:bookmarkStart w:name="_Toc1770224380" w:id="1646012148"/>
      <w:r w:rsidRPr="6B3C2267" w:rsidR="1EF2A1FD">
        <w:rPr>
          <w:rFonts w:ascii="Calibri" w:hAnsi="Calibri" w:eastAsia="Calibri" w:cs="Calibri"/>
          <w:b w:val="1"/>
          <w:bCs w:val="1"/>
        </w:rPr>
        <w:t>6.2 Priority 2 — 21-Working-Day Window Not Systematically Monitored (Critical)</w:t>
      </w:r>
      <w:bookmarkEnd w:id="1646012148"/>
    </w:p>
    <w:p w:rsidR="00185DBC" w:rsidP="745D5EFA" w:rsidRDefault="00AF3EC4" w14:paraId="7499FD26"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The PSC has a statutory obligation to assess submissions within 21 working days. The date on which assessment formally begins is not recorded centrally. Overdue assessments are identified reactively, if at all.</w:t>
      </w:r>
    </w:p>
    <w:p w:rsidR="00185DBC" w:rsidP="745D5EFA" w:rsidRDefault="00AF3EC4" w14:paraId="5291801B"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Potential statutory non-compliance; inability to demonstrate accountability to ministries, the Commission, or the Ombudsman.</w:t>
      </w:r>
    </w:p>
    <w:p w:rsidR="00185DBC" w:rsidP="745D5EFA" w:rsidRDefault="00AF3EC4" w14:paraId="32EC7BD4"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The system records the date assessment begins. It calculates elapsed working days and flags overdue assessments visually on the dashboard and submission list.</w:t>
      </w:r>
    </w:p>
    <w:p w:rsidR="00185DBC" w:rsidP="745D5EFA" w:rsidRDefault="00AF3EC4" w14:paraId="35573CB2" w14:textId="77777777">
      <w:pPr>
        <w:pStyle w:val="Heading2"/>
        <w:rPr>
          <w:rFonts w:ascii="Calibri" w:hAnsi="Calibri" w:eastAsia="Calibri" w:cs="Calibri"/>
          <w:b w:val="1"/>
          <w:bCs w:val="1"/>
        </w:rPr>
      </w:pPr>
      <w:bookmarkStart w:name="Xd950206167287239bafb3ca7bcba5942506f816" w:id="113"/>
      <w:bookmarkEnd w:id="111"/>
      <w:bookmarkStart w:name="_Toc513613612" w:id="1620219706"/>
      <w:r w:rsidRPr="6B3C2267" w:rsidR="1EF2A1FD">
        <w:rPr>
          <w:rFonts w:ascii="Calibri" w:hAnsi="Calibri" w:eastAsia="Calibri" w:cs="Calibri"/>
          <w:b w:val="1"/>
          <w:bCs w:val="1"/>
        </w:rPr>
        <w:t>6.3 Priority 3 — Ministries Cannot Track Their Own Submissions (High)</w:t>
      </w:r>
      <w:bookmarkEnd w:id="1620219706"/>
    </w:p>
    <w:p w:rsidR="00185DBC" w:rsidP="745D5EFA" w:rsidRDefault="00AF3EC4" w14:paraId="6EC059D8"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Ministry HR Officers and Department Admin Officers have no visibility into what happens to a form after it is sent to the PSC. They must make phone or email enquiries to check status.</w:t>
      </w:r>
    </w:p>
    <w:p w:rsidR="00185DBC" w:rsidP="745D5EFA" w:rsidRDefault="00AF3EC4" w14:paraId="6443A3DC"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Inefficiency and frustration on both sides; PSC staff time consumed by status enquiries.</w:t>
      </w:r>
    </w:p>
    <w:p w:rsidR="00185DBC" w:rsidP="745D5EFA" w:rsidRDefault="00AF3EC4" w14:paraId="11F21A72"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Ministry and Department users are given read-only logins. They can see the current status and full history of all submissions from their ministry at any time.</w:t>
      </w:r>
    </w:p>
    <w:p w:rsidR="00185DBC" w:rsidP="745D5EFA" w:rsidRDefault="00AF3EC4" w14:paraId="0FED53FE" w14:textId="77777777">
      <w:pPr>
        <w:pStyle w:val="Heading2"/>
        <w:rPr>
          <w:rFonts w:ascii="Calibri" w:hAnsi="Calibri" w:eastAsia="Calibri" w:cs="Calibri"/>
          <w:b w:val="1"/>
          <w:bCs w:val="1"/>
        </w:rPr>
      </w:pPr>
      <w:bookmarkStart w:name="X03bc45dfd43893e9ab17007a3b100964cdfd27d" w:id="115"/>
      <w:bookmarkEnd w:id="113"/>
      <w:bookmarkStart w:name="_Toc962105361" w:id="2076321234"/>
      <w:r w:rsidRPr="6B3C2267" w:rsidR="1EF2A1FD">
        <w:rPr>
          <w:rFonts w:ascii="Calibri" w:hAnsi="Calibri" w:eastAsia="Calibri" w:cs="Calibri"/>
          <w:b w:val="1"/>
          <w:bCs w:val="1"/>
        </w:rPr>
        <w:t>6.4 Priority 4 — No Audit Trail of Decisions (High)</w:t>
      </w:r>
      <w:bookmarkEnd w:id="2076321234"/>
    </w:p>
    <w:p w:rsidR="00185DBC" w:rsidP="745D5EFA" w:rsidRDefault="00AF3EC4" w14:paraId="1EBC032E"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There is no systematic record linking each decision point (deferral, Commission tabling, approval, rejection) to a specific submission, officer, date, and reason.</w:t>
      </w:r>
    </w:p>
    <w:p w:rsidR="00185DBC" w:rsidP="745D5EFA" w:rsidRDefault="00AF3EC4" w14:paraId="2DD2AF43"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Accountability gaps; difficulty reconstructing the history of a contested or reviewed submission; risk of disputes with ministries.</w:t>
      </w:r>
    </w:p>
    <w:p w:rsidR="00185DBC" w:rsidP="745D5EFA" w:rsidRDefault="00AF3EC4" w14:paraId="069A75FC"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Every status transition is recorded as a timestamped workflow step against the submission, including the officer’s name and any remarks.</w:t>
      </w:r>
    </w:p>
    <w:p w:rsidR="00185DBC" w:rsidP="745D5EFA" w:rsidRDefault="00AF3EC4" w14:paraId="6EACF373" w14:textId="77777777">
      <w:pPr>
        <w:pStyle w:val="Heading2"/>
        <w:rPr>
          <w:rFonts w:ascii="Calibri" w:hAnsi="Calibri" w:eastAsia="Calibri" w:cs="Calibri"/>
          <w:b w:val="1"/>
          <w:bCs w:val="1"/>
        </w:rPr>
      </w:pPr>
      <w:bookmarkStart w:name="Xd03a148689eda76cb72bd428a2234cdedf941d5" w:id="117"/>
      <w:bookmarkEnd w:id="115"/>
      <w:bookmarkStart w:name="_Toc555152722" w:id="1104797507"/>
      <w:r w:rsidRPr="6B3C2267" w:rsidR="1EF2A1FD">
        <w:rPr>
          <w:rFonts w:ascii="Calibri" w:hAnsi="Calibri" w:eastAsia="Calibri" w:cs="Calibri"/>
          <w:b w:val="1"/>
          <w:bCs w:val="1"/>
        </w:rPr>
        <w:t>6.5 Priority 5 — No Aggregated Reporting Capability (Medium)</w:t>
      </w:r>
      <w:bookmarkEnd w:id="1104797507"/>
    </w:p>
    <w:p w:rsidR="00185DBC" w:rsidP="745D5EFA" w:rsidRDefault="00AF3EC4" w14:paraId="7C0477BD" w14:textId="77777777">
      <w:pPr>
        <w:pStyle w:val="FirstParagraph"/>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PSC management and the Commission cannot run reports on submission volumes, assessment timelines, or outcomes without manually compiling records.</w:t>
      </w:r>
    </w:p>
    <w:p w:rsidR="00185DBC" w:rsidP="745D5EFA" w:rsidRDefault="00AF3EC4" w14:paraId="52727C54" w14:textId="77777777">
      <w:pPr>
        <w:pStyle w:val="BodyText"/>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Limited evidence base for annual reporting, resource planning, and Commission governance.</w:t>
      </w:r>
    </w:p>
    <w:p w:rsidR="00185DBC" w:rsidP="745D5EFA" w:rsidRDefault="00AF3EC4" w14:paraId="0D18874C" w14:textId="77777777">
      <w:pPr>
        <w:pStyle w:val="BodyText"/>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The system provides an aggregated reports view with breakdowns by ministry, form type, and status, with CSV export for further analysis.</w:t>
      </w:r>
    </w:p>
    <w:p w:rsidR="00185DBC" w:rsidP="745D5EFA" w:rsidRDefault="00AF3EC4" w14:paraId="010B2DDA" w14:textId="77777777">
      <w:pPr>
        <w:pStyle w:val="Heading2"/>
        <w:rPr>
          <w:rFonts w:ascii="Calibri" w:hAnsi="Calibri" w:eastAsia="Calibri" w:cs="Calibri"/>
          <w:b w:val="1"/>
          <w:bCs w:val="1"/>
        </w:rPr>
      </w:pPr>
      <w:bookmarkStart w:name="X5152b1af30d8065cf6eba601c0a399d1dd5446e" w:id="119"/>
      <w:bookmarkEnd w:id="117"/>
      <w:bookmarkStart w:name="_Toc712780006" w:id="1225593921"/>
      <w:r w:rsidRPr="6B3C2267" w:rsidR="1EF2A1FD">
        <w:rPr>
          <w:rFonts w:ascii="Calibri" w:hAnsi="Calibri" w:eastAsia="Calibri" w:cs="Calibri"/>
          <w:b w:val="1"/>
          <w:bCs w:val="1"/>
        </w:rPr>
        <w:t>6.6 Priority 6 — Risk of Lost or Unacknowledged Forms (Medium)</w:t>
      </w:r>
      <w:bookmarkEnd w:id="1225593921"/>
    </w:p>
    <w:p w:rsidR="00185DBC" w:rsidP="745D5EFA" w:rsidRDefault="00AF3EC4" w14:paraId="24EAC35D" w14:textId="77777777">
      <w:pPr>
        <w:pStyle w:val="FirstParagraph"/>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Gap:</w:t>
      </w:r>
      <w:r w:rsidRPr="745D5EFA" w:rsidR="39267F85">
        <w:rPr>
          <w:rFonts w:ascii="Calibri" w:hAnsi="Calibri" w:eastAsia="Calibri" w:cs="Calibri"/>
          <w:color w:val="222222"/>
          <w:sz w:val="22"/>
          <w:szCs w:val="22"/>
        </w:rPr>
        <w:t xml:space="preserve"> Physical forms can be misplaced without any record that they were received. There is no acknowledgement mechanism when a form arrives at the PSC.</w:t>
      </w:r>
    </w:p>
    <w:p w:rsidR="00185DBC" w:rsidP="745D5EFA" w:rsidRDefault="00AF3EC4" w14:paraId="5D557EFB"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Impact:</w:t>
      </w:r>
      <w:r w:rsidRPr="745D5EFA" w:rsidR="39267F85">
        <w:rPr>
          <w:rFonts w:ascii="Calibri" w:hAnsi="Calibri" w:eastAsia="Calibri" w:cs="Calibri"/>
          <w:color w:val="222222"/>
          <w:sz w:val="22"/>
          <w:szCs w:val="22"/>
        </w:rPr>
        <w:t xml:space="preserve"> Ministries have no proof of </w:t>
      </w:r>
      <w:r w:rsidRPr="745D5EFA" w:rsidR="39267F85">
        <w:rPr>
          <w:rFonts w:ascii="Calibri" w:hAnsi="Calibri" w:eastAsia="Calibri" w:cs="Calibri"/>
          <w:color w:val="222222"/>
          <w:sz w:val="22"/>
          <w:szCs w:val="22"/>
        </w:rPr>
        <w:t>lodgement</w:t>
      </w:r>
      <w:r w:rsidRPr="745D5EFA" w:rsidR="39267F85">
        <w:rPr>
          <w:rFonts w:ascii="Calibri" w:hAnsi="Calibri" w:eastAsia="Calibri" w:cs="Calibri"/>
          <w:color w:val="222222"/>
          <w:sz w:val="22"/>
          <w:szCs w:val="22"/>
        </w:rPr>
        <w:t>; PSC has no record if a form is lost after receipt.</w:t>
      </w:r>
    </w:p>
    <w:p w:rsidR="00185DBC" w:rsidP="745D5EFA" w:rsidRDefault="00AF3EC4" w14:paraId="33F5515E" w14:textId="77777777">
      <w:pPr>
        <w:pStyle w:val="BodyText"/>
        <w:rPr>
          <w:rFonts w:ascii="Calibri" w:hAnsi="Calibri" w:eastAsia="Calibri" w:cs="Calibri"/>
          <w:color w:val="222222"/>
          <w:sz w:val="22"/>
          <w:szCs w:val="22"/>
        </w:rPr>
      </w:pPr>
      <w:r w:rsidRPr="745D5EFA" w:rsidR="39267F85">
        <w:rPr>
          <w:rFonts w:ascii="Calibri" w:hAnsi="Calibri" w:eastAsia="Calibri" w:cs="Calibri"/>
          <w:b w:val="1"/>
          <w:bCs w:val="1"/>
          <w:color w:val="222222"/>
          <w:sz w:val="22"/>
          <w:szCs w:val="22"/>
        </w:rPr>
        <w:t>Proposed resolution:</w:t>
      </w:r>
      <w:r w:rsidRPr="745D5EFA" w:rsidR="39267F85">
        <w:rPr>
          <w:rFonts w:ascii="Calibri" w:hAnsi="Calibri" w:eastAsia="Calibri" w:cs="Calibri"/>
          <w:color w:val="222222"/>
          <w:sz w:val="22"/>
          <w:szCs w:val="22"/>
        </w:rPr>
        <w:t xml:space="preserve"> Logging a form in the system creates an immediate, timestamped record of receipt with a unique reference number. This reference can be communicated to the ministry as proof of </w:t>
      </w:r>
      <w:r w:rsidRPr="745D5EFA" w:rsidR="39267F85">
        <w:rPr>
          <w:rFonts w:ascii="Calibri" w:hAnsi="Calibri" w:eastAsia="Calibri" w:cs="Calibri"/>
          <w:color w:val="222222"/>
          <w:sz w:val="22"/>
          <w:szCs w:val="22"/>
        </w:rPr>
        <w:t>lodgement</w:t>
      </w:r>
      <w:r w:rsidRPr="745D5EFA" w:rsidR="39267F85">
        <w:rPr>
          <w:rFonts w:ascii="Calibri" w:hAnsi="Calibri" w:eastAsia="Calibri" w:cs="Calibri"/>
          <w:color w:val="222222"/>
          <w:sz w:val="22"/>
          <w:szCs w:val="22"/>
        </w:rPr>
        <w:t>.</w:t>
      </w:r>
    </w:p>
    <w:p w:rsidR="00185DBC" w:rsidP="6B3C2267" w:rsidRDefault="00C031C9" w14:paraId="4D7BD8BC" w14:textId="524F407B">
      <w:pPr>
        <w:pStyle w:val="Heading1"/>
        <w:rPr>
          <w:rFonts w:ascii="Calibri" w:hAnsi="Calibri" w:eastAsia="Calibri" w:cs="Calibri"/>
          <w:b w:val="1"/>
          <w:bCs w:val="1"/>
          <w:color w:val="222222"/>
          <w:sz w:val="22"/>
          <w:szCs w:val="22"/>
        </w:rPr>
      </w:pPr>
      <w:bookmarkStart w:name="_Toc2043215032" w:id="1018615256"/>
      <w:r>
        <w:pict w14:anchorId="14321E27">
          <v:rect id="_x0000_i3318" style="width:0;height:1.5pt" o:hr="t" o:hrstd="t" o:hralign="center"/>
        </w:pict>
      </w:r>
      <w:bookmarkStart w:name="implementation-approach" w:id="121"/>
      <w:bookmarkEnd w:id="106"/>
      <w:bookmarkEnd w:id="119"/>
      <w:r w:rsidRPr="6B3C2267" w:rsidR="1EF2A1FD">
        <w:rPr>
          <w:b w:val="1"/>
          <w:bCs w:val="1"/>
        </w:rPr>
        <w:t>7. Implementation Approach</w:t>
      </w:r>
      <w:bookmarkEnd w:id="1018615256"/>
    </w:p>
    <w:p w:rsidR="00422E8F" w:rsidP="43099DB3" w:rsidRDefault="00422E8F" w14:paraId="61ABC8EC" w14:textId="2BEF705F">
      <w:pPr>
        <w:pStyle w:val="BodyText"/>
        <w:rPr>
          <w:rFonts w:ascii="Calibri" w:hAnsi="Calibri" w:eastAsia="Calibri" w:cs="Calibri"/>
          <w:color w:val="222222"/>
          <w:sz w:val="22"/>
          <w:szCs w:val="22"/>
        </w:rPr>
      </w:pPr>
      <w:bookmarkStart w:name="phase-1-core-tracker-with-ai-assistance" w:id="123"/>
      <w:r w:rsidRPr="6B3C2267" w:rsidR="69199883">
        <w:rPr>
          <w:rFonts w:ascii="Aptos" w:hAnsi="Aptos" w:eastAsia="" w:cs="" w:asciiTheme="minorAscii" w:hAnsiTheme="minorAscii" w:eastAsiaTheme="minorEastAsia" w:cstheme="minorBidi"/>
          <w:color w:val="222222"/>
          <w:sz w:val="22"/>
          <w:szCs w:val="22"/>
          <w:lang w:eastAsia="zh-CN" w:bidi="ar-SA"/>
        </w:rPr>
        <w:t xml:space="preserve">IPDU can deliver an integrated working build of the core tracker - sufficient for PSC Officers to begin structured pilot testing - within approximately two weeks once scope and priorities are confirmed, subject to workflow validation sessions being completed with PSC Officers and server provisioning being confirmed with DCDT. Work on hosting should </w:t>
      </w:r>
      <w:r w:rsidRPr="6B3C2267" w:rsidR="69199883">
        <w:rPr>
          <w:rFonts w:ascii="Aptos" w:hAnsi="Aptos" w:eastAsia="" w:cs="" w:asciiTheme="minorAscii" w:hAnsiTheme="minorAscii" w:eastAsiaTheme="minorEastAsia" w:cstheme="minorBidi"/>
          <w:color w:val="222222"/>
          <w:sz w:val="22"/>
          <w:szCs w:val="22"/>
          <w:lang w:eastAsia="zh-CN" w:bidi="ar-SA"/>
        </w:rPr>
        <w:t>proceed</w:t>
      </w:r>
      <w:r w:rsidRPr="6B3C2267" w:rsidR="69199883">
        <w:rPr>
          <w:rFonts w:ascii="Aptos" w:hAnsi="Aptos" w:eastAsia="" w:cs="" w:asciiTheme="minorAscii" w:hAnsiTheme="minorAscii" w:eastAsiaTheme="minorEastAsia" w:cstheme="minorBidi"/>
          <w:color w:val="222222"/>
          <w:sz w:val="22"/>
          <w:szCs w:val="22"/>
          <w:lang w:eastAsia="zh-CN" w:bidi="ar-SA"/>
        </w:rPr>
        <w:t xml:space="preserve"> in parallel: liaison with DCDT should begin </w:t>
      </w:r>
      <w:r w:rsidRPr="6B3C2267" w:rsidR="69199883">
        <w:rPr>
          <w:rFonts w:ascii="Aptos" w:hAnsi="Aptos" w:eastAsia="" w:cs="" w:asciiTheme="minorAscii" w:hAnsiTheme="minorAscii" w:eastAsiaTheme="minorEastAsia" w:cstheme="minorBidi"/>
          <w:color w:val="222222"/>
          <w:sz w:val="22"/>
          <w:szCs w:val="22"/>
          <w:lang w:eastAsia="zh-CN" w:bidi="ar-SA"/>
        </w:rPr>
        <w:t>immediately</w:t>
      </w:r>
      <w:r w:rsidRPr="6B3C2267" w:rsidR="69199883">
        <w:rPr>
          <w:rFonts w:ascii="Aptos" w:hAnsi="Aptos" w:eastAsia="" w:cs="" w:asciiTheme="minorAscii" w:hAnsiTheme="minorAscii" w:eastAsiaTheme="minorEastAsia" w:cstheme="minorBidi"/>
          <w:color w:val="222222"/>
          <w:sz w:val="22"/>
          <w:szCs w:val="22"/>
          <w:lang w:eastAsia="zh-CN" w:bidi="ar-SA"/>
        </w:rPr>
        <w:t xml:space="preserve"> so server provisioning, backup arrangements, and deployment paths are ready when the application is handed over</w:t>
      </w:r>
      <w:r w:rsidRPr="6B3C2267" w:rsidR="70A74324">
        <w:rPr>
          <w:rFonts w:ascii="Aptos" w:hAnsi="Aptos" w:eastAsia="" w:cs="" w:asciiTheme="minorAscii" w:hAnsiTheme="minorAscii" w:eastAsiaTheme="minorEastAsia" w:cstheme="minorBidi"/>
          <w:color w:val="222222"/>
          <w:sz w:val="22"/>
          <w:szCs w:val="22"/>
          <w:lang w:eastAsia="zh-CN" w:bidi="ar-SA"/>
        </w:rPr>
        <w:t>.</w:t>
      </w:r>
    </w:p>
    <w:p w:rsidR="00185DBC" w:rsidP="745D5EFA" w:rsidRDefault="00AF3EC4" w14:paraId="34131B62" w14:textId="740C6BC6">
      <w:pPr>
        <w:pStyle w:val="Heading2"/>
        <w:rPr>
          <w:rFonts w:ascii="Calibri" w:hAnsi="Calibri" w:eastAsia="Calibri" w:cs="Calibri"/>
          <w:b w:val="1"/>
          <w:bCs w:val="1"/>
        </w:rPr>
      </w:pPr>
      <w:bookmarkStart w:name="_Toc1252999149" w:id="791763348"/>
      <w:r w:rsidRPr="6B3C2267" w:rsidR="1EF2A1FD">
        <w:rPr>
          <w:rFonts w:ascii="Calibri" w:hAnsi="Calibri" w:eastAsia="Calibri" w:cs="Calibri"/>
          <w:b w:val="1"/>
          <w:bCs w:val="1"/>
        </w:rPr>
        <w:t>7.1 Phase 1 — Core tracker with AI-assisted feedback analysis</w:t>
      </w:r>
      <w:r w:rsidRPr="6B3C2267" w:rsidR="102BB453">
        <w:rPr>
          <w:rFonts w:ascii="Calibri" w:hAnsi="Calibri" w:eastAsia="Calibri" w:cs="Calibri"/>
          <w:b w:val="1"/>
          <w:bCs w:val="1"/>
        </w:rPr>
      </w:r>
      <w:bookmarkEnd w:id="791763348"/>
    </w:p>
    <w:p w:rsidR="00185DBC" w:rsidP="745D5EFA" w:rsidRDefault="00AF3EC4" w14:paraId="5C0E3C6B" w14:textId="52629BE4">
      <w:pPr>
        <w:pStyle w:val="FirstParagraph"/>
        <w:rPr>
          <w:rFonts w:ascii="Calibri" w:hAnsi="Calibri" w:eastAsia="Calibri" w:cs="Calibri"/>
          <w:color w:val="222222"/>
          <w:sz w:val="22"/>
          <w:szCs w:val="22"/>
        </w:rPr>
      </w:pPr>
      <w:r w:rsidRPr="6B3C2267" w:rsidR="1EF2A1FD">
        <w:rPr>
          <w:rFonts w:ascii="Calibri" w:hAnsi="Calibri" w:eastAsia="Calibri" w:cs="Calibri"/>
          <w:color w:val="222222"/>
          <w:sz w:val="22"/>
          <w:szCs w:val="22"/>
        </w:rPr>
        <w:t xml:space="preserve">Develop and deploy the core </w:t>
      </w:r>
      <w:r w:rsidRPr="6B3C2267" w:rsidR="385D96D0">
        <w:rPr>
          <w:rFonts w:ascii="Calibri" w:hAnsi="Calibri" w:eastAsia="Calibri" w:cs="Calibri"/>
          <w:color w:val="222222"/>
          <w:sz w:val="22"/>
          <w:szCs w:val="22"/>
        </w:rPr>
        <w:t>Commission Decision App</w:t>
      </w:r>
      <w:r w:rsidRPr="6B3C2267" w:rsidR="1EF2A1FD">
        <w:rPr>
          <w:rFonts w:ascii="Calibri" w:hAnsi="Calibri" w:eastAsia="Calibri" w:cs="Calibri"/>
          <w:color w:val="222222"/>
          <w:sz w:val="22"/>
          <w:szCs w:val="22"/>
        </w:rPr>
        <w:t>, covering:</w:t>
      </w:r>
    </w:p>
    <w:p w:rsidR="00185DBC" w:rsidP="745D5EFA" w:rsidRDefault="00AF3EC4" w14:paraId="2930A918" w14:textId="77777777">
      <w:pPr>
        <w:pStyle w:val="Compact"/>
        <w:numPr>
          <w:ilvl w:val="0"/>
          <w:numId w:val="10"/>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User authentication and role management</w:t>
      </w:r>
    </w:p>
    <w:p w:rsidR="00185DBC" w:rsidP="745D5EFA" w:rsidRDefault="00AF3EC4" w14:paraId="4AD3B77D" w14:textId="77777777">
      <w:pPr>
        <w:pStyle w:val="Compact"/>
        <w:numPr>
          <w:ilvl w:val="0"/>
          <w:numId w:val="10"/>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Submission logging by PSC Officers (reference number assigned at logging)</w:t>
      </w:r>
    </w:p>
    <w:p w:rsidR="00185DBC" w:rsidP="745D5EFA" w:rsidRDefault="00AF3EC4" w14:paraId="373311F9" w14:textId="77777777">
      <w:pPr>
        <w:pStyle w:val="Compact"/>
        <w:numPr>
          <w:ilvl w:val="0"/>
          <w:numId w:val="10"/>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Workflow transitions with full audit trail</w:t>
      </w:r>
    </w:p>
    <w:p w:rsidR="00185DBC" w:rsidP="745D5EFA" w:rsidRDefault="00AF3EC4" w14:paraId="3D4555F3" w14:textId="77777777">
      <w:pPr>
        <w:pStyle w:val="Compact"/>
        <w:numPr>
          <w:ilvl w:val="0"/>
          <w:numId w:val="10"/>
        </w:numPr>
        <w:rPr>
          <w:rFonts w:ascii="Calibri" w:hAnsi="Calibri" w:eastAsia="Calibri" w:cs="Calibri"/>
          <w:color w:val="222222"/>
          <w:sz w:val="22"/>
          <w:szCs w:val="22"/>
        </w:rPr>
      </w:pPr>
      <w:r w:rsidRPr="745D5EFA" w:rsidR="39267F85">
        <w:rPr>
          <w:rFonts w:ascii="Calibri" w:hAnsi="Calibri" w:eastAsia="Calibri" w:cs="Calibri"/>
          <w:color w:val="222222"/>
          <w:sz w:val="22"/>
          <w:szCs w:val="22"/>
        </w:rPr>
        <w:t>Dashboard and submission list views</w:t>
      </w:r>
    </w:p>
    <w:p w:rsidR="1EF2A1FD" w:rsidP="6B3C2267" w:rsidRDefault="1EF2A1FD" w14:paraId="7868679C" w14:textId="1FF48C3C">
      <w:pPr>
        <w:pStyle w:val="Compact"/>
        <w:numPr>
          <w:ilvl w:val="0"/>
          <w:numId w:val="10"/>
        </w:numPr>
        <w:rPr>
          <w:rFonts w:ascii="Calibri" w:hAnsi="Calibri" w:eastAsia="Calibri" w:cs="Calibri"/>
          <w:color w:val="222222"/>
          <w:sz w:val="22"/>
          <w:szCs w:val="22"/>
        </w:rPr>
      </w:pPr>
      <w:r w:rsidRPr="6B3C2267" w:rsidR="1EF2A1FD">
        <w:rPr>
          <w:rFonts w:ascii="Calibri" w:hAnsi="Calibri" w:eastAsia="Calibri" w:cs="Calibri"/>
          <w:color w:val="222222"/>
          <w:sz w:val="22"/>
          <w:szCs w:val="22"/>
        </w:rPr>
        <w:t>Basic reports and CSV export</w:t>
      </w:r>
    </w:p>
    <w:p w:rsidR="5084B249" w:rsidP="6B3C2267" w:rsidRDefault="5084B249" w14:paraId="257A55E8" w14:textId="38301ED8">
      <w:pPr>
        <w:pStyle w:val="Compact"/>
        <w:numPr>
          <w:ilvl w:val="0"/>
          <w:numId w:val="10"/>
        </w:numPr>
        <w:rPr>
          <w:rFonts w:ascii="Calibri" w:hAnsi="Calibri" w:eastAsia="Calibri" w:cs="Calibri"/>
          <w:color w:val="222222"/>
          <w:sz w:val="22"/>
          <w:szCs w:val="22"/>
        </w:rPr>
      </w:pPr>
      <w:r w:rsidRPr="6B3C2267" w:rsidR="5084B249">
        <w:rPr>
          <w:rFonts w:ascii="Calibri" w:hAnsi="Calibri" w:eastAsia="Calibri" w:cs="Calibri" w:asciiTheme="minorAscii" w:hAnsiTheme="minorAscii" w:eastAsiaTheme="minorEastAsia" w:cstheme="minorBidi"/>
          <w:color w:val="222222"/>
          <w:sz w:val="22"/>
          <w:szCs w:val="22"/>
          <w:lang w:eastAsia="zh-CN" w:bidi="ar-SA"/>
        </w:rPr>
        <w:t>AI-assisted feedback analysis is included in Phase 1 — when a user submits feedback via the User Feedback form, the system analyses it as a background Celery task using Google Gemini (severity, category, translation, and summary). Full AI-assisted drafting (completeness check, formal letters, assessment memorandum, agenda briefing, natural-language search, NL reporting, weekly digest) is planned for Phase 3 as described in Section 5.</w:t>
      </w:r>
    </w:p>
    <w:p w:rsidR="6B3C2267" w:rsidP="6B3C2267" w:rsidRDefault="6B3C2267" w14:paraId="38777DC8" w14:textId="1A132B63">
      <w:pPr>
        <w:pStyle w:val="BodyText"/>
      </w:pPr>
    </w:p>
    <w:p w:rsidR="00185DBC" w:rsidP="745D5EFA" w:rsidRDefault="00AF3EC4" w14:paraId="44410341" w14:textId="77777777">
      <w:pPr>
        <w:pStyle w:val="Heading2"/>
        <w:rPr>
          <w:rFonts w:ascii="Calibri" w:hAnsi="Calibri" w:eastAsia="Calibri" w:cs="Calibri"/>
          <w:b w:val="1"/>
          <w:bCs w:val="1"/>
        </w:rPr>
      </w:pPr>
      <w:bookmarkStart w:name="phase-2-ministry-and-department-access" w:id="125"/>
      <w:bookmarkEnd w:id="123"/>
      <w:bookmarkStart w:name="_Toc1404878309" w:id="1829703891"/>
      <w:r w:rsidRPr="6B3C2267" w:rsidR="1EF2A1FD">
        <w:rPr>
          <w:rFonts w:ascii="Calibri" w:hAnsi="Calibri" w:eastAsia="Calibri" w:cs="Calibri"/>
          <w:b w:val="1"/>
          <w:bCs w:val="1"/>
        </w:rPr>
        <w:t>7.2 Phase 2 — Ministry and Department Access</w:t>
      </w:r>
      <w:bookmarkEnd w:id="1829703891"/>
    </w:p>
    <w:p w:rsidR="00185DBC" w:rsidP="745D5EFA" w:rsidRDefault="00AF3EC4" w14:paraId="0D26A1DE" w14:textId="77777777">
      <w:pPr>
        <w:pStyle w:val="FirstParagraph"/>
        <w:rPr>
          <w:rFonts w:ascii="Calibri" w:hAnsi="Calibri" w:eastAsia="Calibri" w:cs="Calibri"/>
          <w:color w:val="222222"/>
          <w:sz w:val="22"/>
          <w:szCs w:val="22"/>
        </w:rPr>
      </w:pPr>
      <w:r w:rsidRPr="745D5EFA" w:rsidR="39267F85">
        <w:rPr>
          <w:rFonts w:ascii="Calibri" w:hAnsi="Calibri" w:eastAsia="Calibri" w:cs="Calibri"/>
          <w:color w:val="222222"/>
          <w:sz w:val="22"/>
          <w:szCs w:val="22"/>
        </w:rPr>
        <w:t>Onboard Ministry HR Officers and Department Admin Officers with read-only portal access, enabling self-service status tracking and reducing the volume of status enquiry calls to PSC staff.</w:t>
      </w:r>
    </w:p>
    <w:p w:rsidR="00185DBC" w:rsidP="745D5EFA" w:rsidRDefault="00AF3EC4" w14:paraId="1E1C7F8B" w14:textId="77777777">
      <w:pPr>
        <w:pStyle w:val="Heading2"/>
        <w:rPr>
          <w:rFonts w:ascii="Calibri" w:hAnsi="Calibri" w:eastAsia="Calibri" w:cs="Calibri"/>
          <w:b w:val="1"/>
          <w:bCs w:val="1"/>
        </w:rPr>
      </w:pPr>
      <w:bookmarkStart w:name="phase-3-integration-and-enhancements" w:id="127"/>
      <w:bookmarkEnd w:id="125"/>
      <w:bookmarkStart w:name="_Toc678223682" w:id="314365359"/>
      <w:r w:rsidRPr="6B3C2267" w:rsidR="1EF2A1FD">
        <w:rPr>
          <w:rFonts w:ascii="Calibri" w:hAnsi="Calibri" w:eastAsia="Calibri" w:cs="Calibri"/>
          <w:b w:val="1"/>
          <w:bCs w:val="1"/>
        </w:rPr>
        <w:t>7.3 Phase 3 — Integration and Enhancements</w:t>
      </w:r>
      <w:bookmarkEnd w:id="314365359"/>
    </w:p>
    <w:p w:rsidR="16653688" w:rsidP="745D5EFA" w:rsidRDefault="16653688" w14:paraId="185665F1" w14:textId="14202B30">
      <w:pPr>
        <w:pStyle w:val="Compact"/>
        <w:numPr>
          <w:ilvl w:val="0"/>
          <w:numId w:val="11"/>
        </w:numPr>
        <w:rPr>
          <w:rFonts w:ascii="Calibri" w:hAnsi="Calibri" w:eastAsia="Calibri" w:cs="Calibri"/>
          <w:b w:val="0"/>
          <w:bCs w:val="0"/>
          <w:i w:val="0"/>
          <w:iCs w:val="0"/>
          <w:caps w:val="0"/>
          <w:smallCaps w:val="0"/>
          <w:noProof w:val="0"/>
          <w:color w:val="222222"/>
          <w:sz w:val="22"/>
          <w:szCs w:val="22"/>
          <w:lang w:val="en-US"/>
        </w:rPr>
      </w:pPr>
      <w:r w:rsidRPr="745D5EFA" w:rsidR="16653688">
        <w:rPr>
          <w:rFonts w:ascii="Calibri" w:hAnsi="Calibri" w:eastAsia="Calibri" w:cs="Calibri"/>
          <w:b w:val="0"/>
          <w:bCs w:val="0"/>
          <w:i w:val="0"/>
          <w:iCs w:val="0"/>
          <w:caps w:val="0"/>
          <w:smallCaps w:val="0"/>
          <w:noProof w:val="0"/>
          <w:color w:val="222222"/>
          <w:sz w:val="22"/>
          <w:szCs w:val="22"/>
          <w:lang w:val="en-US"/>
        </w:rPr>
        <w:t>Document upload against submissions (scanned copies of forms)</w:t>
      </w:r>
    </w:p>
    <w:p w:rsidR="16653688" w:rsidP="745D5EFA" w:rsidRDefault="16653688" w14:paraId="6F79B7E4" w14:textId="728BEFFE">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745D5EFA" w:rsidR="16653688">
        <w:rPr>
          <w:rFonts w:ascii="Calibri" w:hAnsi="Calibri" w:eastAsia="Calibri" w:cs="Calibri"/>
          <w:b w:val="0"/>
          <w:bCs w:val="0"/>
          <w:i w:val="0"/>
          <w:iCs w:val="0"/>
          <w:caps w:val="0"/>
          <w:smallCaps w:val="0"/>
          <w:noProof w:val="0"/>
          <w:color w:val="222222"/>
          <w:sz w:val="22"/>
          <w:szCs w:val="22"/>
          <w:lang w:val="en-US"/>
        </w:rPr>
        <w:t>Automated email notifications to ministries when a submission is deferred, approved, or rejected</w:t>
      </w:r>
    </w:p>
    <w:p w:rsidR="16653688" w:rsidP="745D5EFA" w:rsidRDefault="16653688" w14:paraId="2417C7BA" w14:textId="07FB9355">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745D5EFA" w:rsidR="16653688">
        <w:rPr>
          <w:rFonts w:ascii="Calibri" w:hAnsi="Calibri" w:eastAsia="Calibri" w:cs="Calibri"/>
          <w:b w:val="0"/>
          <w:bCs w:val="0"/>
          <w:i w:val="0"/>
          <w:iCs w:val="0"/>
          <w:caps w:val="0"/>
          <w:smallCaps w:val="0"/>
          <w:noProof w:val="0"/>
          <w:color w:val="222222"/>
          <w:sz w:val="22"/>
          <w:szCs w:val="22"/>
          <w:lang w:val="en-US"/>
        </w:rPr>
        <w:t>API integration with any future PSC HR information system</w:t>
      </w:r>
    </w:p>
    <w:p w:rsidR="16653688" w:rsidP="745D5EFA" w:rsidRDefault="16653688" w14:paraId="2644AA66" w14:textId="7BEF51BA">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6B3C2267" w:rsidR="634C687F">
        <w:rPr>
          <w:rFonts w:ascii="Calibri" w:hAnsi="Calibri" w:eastAsia="Calibri" w:cs="Calibri"/>
          <w:b w:val="0"/>
          <w:bCs w:val="0"/>
          <w:i w:val="0"/>
          <w:iCs w:val="0"/>
          <w:caps w:val="0"/>
          <w:smallCaps w:val="0"/>
          <w:noProof w:val="0"/>
          <w:color w:val="222222"/>
          <w:sz w:val="22"/>
          <w:szCs w:val="22"/>
          <w:lang w:val="en-US"/>
        </w:rPr>
        <w:t>Advanced analytics and predictive reporting (e.g., overdue risk forecasting, workload distribution analysis)</w:t>
      </w:r>
    </w:p>
    <w:p w:rsidR="0D5A0AAD" w:rsidP="6B3C2267" w:rsidRDefault="0D5A0AAD" w14:paraId="084B1CB1" w14:textId="74E689C2">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6B3C2267" w:rsidR="0D5A0AAD">
        <w:rPr>
          <w:rFonts w:ascii="Calibri" w:hAnsi="Calibri" w:eastAsia="Calibri" w:cs="Calibri"/>
          <w:b w:val="0"/>
          <w:bCs w:val="0"/>
          <w:i w:val="0"/>
          <w:iCs w:val="0"/>
          <w:caps w:val="0"/>
          <w:smallCaps w:val="0"/>
          <w:noProof w:val="0"/>
          <w:color w:val="222222"/>
          <w:sz w:val="22"/>
          <w:szCs w:val="22"/>
          <w:lang w:val="en-US"/>
        </w:rPr>
        <w:t>Phase 3 - AI (how it is used): Turn on the Section 5 set from inside the tracker: completeness check; draft letters; assessment memo; agenda briefing; natural-language search (</w:t>
      </w:r>
      <w:r w:rsidRPr="6B3C2267" w:rsidR="0D5A0AAD">
        <w:rPr>
          <w:rFonts w:ascii="Calibri" w:hAnsi="Calibri" w:eastAsia="Calibri" w:cs="Calibri"/>
          <w:b w:val="0"/>
          <w:bCs w:val="0"/>
          <w:i w:val="0"/>
          <w:iCs w:val="0"/>
          <w:caps w:val="0"/>
          <w:smallCaps w:val="0"/>
          <w:noProof w:val="0"/>
          <w:color w:val="222222"/>
          <w:sz w:val="22"/>
          <w:szCs w:val="22"/>
          <w:lang w:val="en-US"/>
        </w:rPr>
        <w:t>authorised</w:t>
      </w:r>
      <w:r w:rsidRPr="6B3C2267" w:rsidR="0D5A0AAD">
        <w:rPr>
          <w:rFonts w:ascii="Calibri" w:hAnsi="Calibri" w:eastAsia="Calibri" w:cs="Calibri"/>
          <w:b w:val="0"/>
          <w:bCs w:val="0"/>
          <w:i w:val="0"/>
          <w:iCs w:val="0"/>
          <w:caps w:val="0"/>
          <w:smallCaps w:val="0"/>
          <w:noProof w:val="0"/>
          <w:color w:val="222222"/>
          <w:sz w:val="22"/>
          <w:szCs w:val="22"/>
          <w:lang w:val="en-US"/>
        </w:rPr>
        <w:t xml:space="preserve"> filters only); NL reports/charts (database aggregates only - counts never invented); weekly digest. Prefer sovereign / on-prem open-source models, contingent on DCDT infrastructure; any interim path needs Acting Secretary / management approval and must meet PSC data rules.</w:t>
      </w:r>
    </w:p>
    <w:p w:rsidR="6C1B9CFC" w:rsidP="6B3C2267" w:rsidRDefault="6C1B9CFC" w14:paraId="77B0C138" w14:textId="1E8147BE">
      <w:pPr>
        <w:pStyle w:val="ListParagraph"/>
        <w:numPr>
          <w:ilvl w:val="0"/>
          <w:numId w:val="11"/>
        </w:numPr>
        <w:shd w:val="clear" w:color="auto" w:fill="F8F8F8"/>
        <w:spacing w:before="0" w:beforeAutospacing="off" w:after="0" w:afterAutospacing="off"/>
        <w:rPr>
          <w:rFonts w:ascii="Calibri" w:hAnsi="Calibri" w:eastAsia="Calibri" w:cs="Calibri"/>
          <w:b w:val="0"/>
          <w:bCs w:val="0"/>
          <w:i w:val="0"/>
          <w:iCs w:val="0"/>
          <w:caps w:val="0"/>
          <w:smallCaps w:val="0"/>
          <w:noProof w:val="0"/>
          <w:color w:val="222222"/>
          <w:sz w:val="22"/>
          <w:szCs w:val="22"/>
          <w:lang w:val="en-US"/>
        </w:rPr>
      </w:pP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Phase 3 will include an assessment of integration pathways with the Government's HRMIS. The long-term vision for PSC form management is full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digitisation</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within HRMIS, where ministry officers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submit</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forms directly through a digital interface rather than physical documents. The </w:t>
      </w:r>
      <w:r w:rsidRPr="6B3C2267" w:rsidR="67046AB5">
        <w:rPr>
          <w:rFonts w:ascii="Calibri" w:hAnsi="Calibri" w:eastAsia="Calibri" w:cs="Calibri"/>
          <w:b w:val="0"/>
          <w:bCs w:val="0"/>
          <w:i w:val="0"/>
          <w:iCs w:val="0"/>
          <w:caps w:val="0"/>
          <w:smallCaps w:val="0"/>
          <w:noProof w:val="0"/>
          <w:color w:val="222222"/>
          <w:sz w:val="22"/>
          <w:szCs w:val="22"/>
          <w:lang w:val="en-US" w:eastAsia="zh-CN" w:bidi="ar-SA"/>
        </w:rPr>
        <w:t xml:space="preserve">Commission Decision App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serves as the interim solution and proof of concept for this vision -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demonstrating</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the workflow logic, user roles, and data structure that a future HRMIS integration would need to replicate. IPDU will engage with the relevant HRMIS stakeholders during Phase 3 to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identify</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a viable</w:t>
      </w:r>
      <w:r w:rsidRPr="6B3C2267" w:rsidR="6EF31190">
        <w:rPr>
          <w:rFonts w:ascii="Calibri" w:hAnsi="Calibri" w:eastAsia="Calibri" w:cs="Calibri"/>
          <w:b w:val="0"/>
          <w:bCs w:val="0"/>
          <w:i w:val="0"/>
          <w:iCs w:val="0"/>
          <w:caps w:val="0"/>
          <w:smallCaps w:val="0"/>
          <w:noProof w:val="0"/>
          <w:color w:val="222222"/>
          <w:sz w:val="22"/>
          <w:szCs w:val="22"/>
          <w:lang w:val="en-US" w:eastAsia="zh-CN" w:bidi="ar-SA"/>
        </w:rPr>
        <w:t xml:space="preserve"> integration or migration pathway.</w:t>
      </w:r>
    </w:p>
    <w:p w:rsidR="00185DBC" w:rsidP="745D5EFA" w:rsidRDefault="00C031C9" w14:paraId="69AE8DA7" w14:textId="77777777">
      <w:pPr>
        <w:rPr>
          <w:rFonts w:ascii="Calibri" w:hAnsi="Calibri" w:eastAsia="Calibri" w:cs="Calibri"/>
        </w:rPr>
      </w:pPr>
      <w:r>
        <w:pict w14:anchorId="61BB8858">
          <v:rect id="_x0000_i3319" style="width:0;height:1.5pt" o:hr="t" o:hrstd="t" o:hralign="center"/>
        </w:pict>
      </w:r>
    </w:p>
    <w:p w:rsidR="00185DBC" w:rsidP="745D5EFA" w:rsidRDefault="00AF3EC4" w14:paraId="687D40FE" w14:textId="77777777">
      <w:pPr>
        <w:pStyle w:val="Heading1"/>
        <w:rPr>
          <w:rFonts w:ascii="Calibri" w:hAnsi="Calibri" w:eastAsia="Calibri" w:cs="Calibri"/>
          <w:b w:val="1"/>
          <w:bCs w:val="1"/>
        </w:rPr>
      </w:pPr>
      <w:bookmarkStart w:name="stakeholders" w:id="129"/>
      <w:bookmarkEnd w:id="121"/>
      <w:bookmarkEnd w:id="127"/>
      <w:commentRangeStart w:id="130"/>
      <w:bookmarkStart w:name="_Toc1182330184" w:id="479309619"/>
      <w:r w:rsidRPr="6B3C2267" w:rsidR="1EF2A1FD">
        <w:rPr>
          <w:rFonts w:ascii="Calibri" w:hAnsi="Calibri" w:eastAsia="Calibri" w:cs="Calibri"/>
          <w:b w:val="1"/>
          <w:bCs w:val="1"/>
        </w:rPr>
        <w:t>8. Stakeholders</w:t>
      </w:r>
      <w:commentRangeEnd w:id="130"/>
      <w:r>
        <w:rPr>
          <w:rStyle w:val="CommentReference"/>
        </w:rPr>
        <w:commentReference w:id="130"/>
      </w:r>
      <w:bookmarkEnd w:id="479309619"/>
    </w:p>
    <w:tbl>
      <w:tblPr>
        <w:tblStyle w:val="ListTable3-Accent1"/>
        <w:tblW w:w="5000" w:type="pct"/>
        <w:tblLayout w:type="fixed"/>
        <w:tblLook w:val="0020" w:firstRow="1" w:lastRow="0" w:firstColumn="0" w:lastColumn="0" w:noHBand="0" w:noVBand="0"/>
      </w:tblPr>
      <w:tblGrid>
        <w:gridCol w:w="4446"/>
        <w:gridCol w:w="5130"/>
      </w:tblGrid>
      <w:tr w:rsidR="00185DBC" w:rsidTr="6B3C2267" w14:paraId="04CB6600"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shd w:val="clear" w:color="auto" w:fill="0E2841" w:themeFill="text2"/>
            <w:tcMar/>
          </w:tcPr>
          <w:p w:rsidR="00185DBC" w:rsidP="6B3C2267" w:rsidRDefault="00AF3EC4" w14:paraId="28333DBF" w14:textId="77777777">
            <w:pPr>
              <w:pStyle w:val="Compact"/>
              <w:rPr>
                <w:rFonts w:ascii="Calibri" w:hAnsi="Calibri" w:eastAsia="Calibri" w:cs="Calibri"/>
                <w:highlight w:val="yellow"/>
              </w:rPr>
            </w:pPr>
            <w:r w:rsidRPr="6B3C2267" w:rsidR="1EF2A1FD">
              <w:rPr>
                <w:rFonts w:ascii="Calibri" w:hAnsi="Calibri" w:eastAsia="Calibri" w:cs="Calibri"/>
                <w:highlight w:val="yellow"/>
              </w:rPr>
              <w:t>Stakeholder</w:t>
            </w:r>
          </w:p>
        </w:tc>
        <w:tc>
          <w:tcPr>
            <w:cnfStyle w:val="000001000000" w:firstRow="0" w:lastRow="0" w:firstColumn="0" w:lastColumn="0" w:oddVBand="0" w:evenVBand="1" w:oddHBand="0" w:evenHBand="0" w:firstRowFirstColumn="0" w:firstRowLastColumn="0" w:lastRowFirstColumn="0" w:lastRowLastColumn="0"/>
            <w:tcW w:w="4242" w:type="dxa"/>
            <w:shd w:val="clear" w:color="auto" w:fill="0E2841" w:themeFill="text2"/>
            <w:tcMar/>
          </w:tcPr>
          <w:p w:rsidR="00185DBC" w:rsidP="6B3C2267" w:rsidRDefault="00AF3EC4" w14:paraId="50D48A53"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highlight w:val="yellow"/>
              </w:rPr>
            </w:pPr>
            <w:r w:rsidRPr="6B3C2267" w:rsidR="1EF2A1FD">
              <w:rPr>
                <w:rFonts w:ascii="Calibri" w:hAnsi="Calibri" w:eastAsia="Calibri" w:cs="Calibri"/>
                <w:highlight w:val="yellow"/>
              </w:rPr>
              <w:t>Role in System</w:t>
            </w:r>
          </w:p>
        </w:tc>
      </w:tr>
      <w:tr w:rsidR="00185DBC" w:rsidTr="6B3C2267" w14:paraId="3D05B75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0A14CB4C"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Officers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5AC7C60D"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Primary users — log and assess submissions</w:t>
            </w:r>
          </w:p>
        </w:tc>
      </w:tr>
      <w:tr w:rsidR="00185DBC" w:rsidTr="6B3C2267" w14:paraId="77E8E7B1" w14:textId="77777777">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1F575D8C"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Secretary</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75AC8EA3"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Tables submissions for Commission; records outcomes</w:t>
            </w:r>
          </w:p>
        </w:tc>
      </w:tr>
      <w:tr w:rsidR="00185DBC" w:rsidTr="6B3C2267" w14:paraId="3794436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3D0D6178"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Commissioners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45610F49"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Record Commission decisions</w:t>
            </w:r>
          </w:p>
        </w:tc>
      </w:tr>
      <w:tr w:rsidR="00185DBC" w:rsidTr="6B3C2267" w14:paraId="29FBAED3" w14:textId="77777777">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4DEB999E"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PSC Management / IPDU</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62712740"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System oversight and reporting</w:t>
            </w:r>
          </w:p>
        </w:tc>
      </w:tr>
      <w:tr w:rsidR="00185DBC" w:rsidTr="6B3C2267" w14:paraId="2D8492B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376E8FB2"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Ministry HR Officers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278B7E9A"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View status of ministry submissions (read-only)</w:t>
            </w:r>
          </w:p>
        </w:tc>
      </w:tr>
      <w:tr w:rsidR="00185DBC" w:rsidTr="6B3C2267" w14:paraId="526E9D1B" w14:textId="77777777">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51FE50B9"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Department Admin Officers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246BB0E9"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View status of department submissions (read-only)</w:t>
            </w:r>
          </w:p>
        </w:tc>
      </w:tr>
      <w:tr w:rsidR="00185DBC" w:rsidTr="6B3C2267" w14:paraId="7C89E2D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7" w:type="dxa"/>
            <w:tcMar/>
          </w:tcPr>
          <w:p w:rsidR="00185DBC" w:rsidP="6B3C2267" w:rsidRDefault="00AF3EC4" w14:paraId="788DF311" w14:textId="77777777">
            <w:pPr>
              <w:pStyle w:val="Compact"/>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Director-Generals</w:t>
            </w:r>
          </w:p>
        </w:tc>
        <w:tc>
          <w:tcPr>
            <w:cnfStyle w:val="000001000000" w:firstRow="0" w:lastRow="0" w:firstColumn="0" w:lastColumn="0" w:oddVBand="0" w:evenVBand="1" w:oddHBand="0" w:evenHBand="0" w:firstRowFirstColumn="0" w:firstRowLastColumn="0" w:lastRowFirstColumn="0" w:lastRowLastColumn="0"/>
            <w:tcW w:w="4242" w:type="dxa"/>
            <w:tcMar/>
          </w:tcPr>
          <w:p w:rsidR="00185DBC" w:rsidP="6B3C2267" w:rsidRDefault="00AF3EC4" w14:paraId="78B2C058"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highlight w:val="yellow"/>
              </w:rPr>
            </w:pPr>
            <w:r w:rsidRPr="6B3C2267" w:rsidR="1EF2A1FD">
              <w:rPr>
                <w:rFonts w:ascii="Calibri" w:hAnsi="Calibri" w:eastAsia="Calibri" w:cs="Calibri"/>
                <w:color w:val="222222"/>
                <w:sz w:val="22"/>
                <w:szCs w:val="22"/>
                <w:highlight w:val="yellow"/>
              </w:rPr>
              <w:t>Informed via ministry HR Officers</w:t>
            </w:r>
          </w:p>
        </w:tc>
      </w:tr>
    </w:tbl>
    <w:p w:rsidR="00185DBC" w:rsidP="745D5EFA" w:rsidRDefault="00C031C9" w14:paraId="50CFF0C0" w14:textId="77777777">
      <w:pPr>
        <w:rPr>
          <w:rFonts w:ascii="Calibri" w:hAnsi="Calibri" w:eastAsia="Calibri" w:cs="Calibri"/>
        </w:rPr>
      </w:pPr>
      <w:r>
        <w:pict w14:anchorId="726A916D">
          <v:rect id="_x0000_i3320" style="width:0;height:1.5pt" o:hr="t" o:hrstd="t" o:hralign="center"/>
        </w:pict>
      </w:r>
    </w:p>
    <w:p w:rsidR="00185DBC" w:rsidP="745D5EFA" w:rsidRDefault="00AF3EC4" w14:paraId="5453DAD4" w14:textId="77777777">
      <w:pPr>
        <w:pStyle w:val="Heading1"/>
        <w:rPr>
          <w:rFonts w:ascii="Calibri" w:hAnsi="Calibri" w:eastAsia="Calibri" w:cs="Calibri"/>
          <w:b w:val="1"/>
          <w:bCs w:val="1"/>
        </w:rPr>
      </w:pPr>
      <w:bookmarkStart w:name="resource-requirements" w:id="132"/>
      <w:bookmarkEnd w:id="129"/>
      <w:bookmarkStart w:name="_Toc563669655" w:id="445976427"/>
      <w:r w:rsidRPr="6B3C2267" w:rsidR="1EF2A1FD">
        <w:rPr>
          <w:rFonts w:ascii="Calibri" w:hAnsi="Calibri" w:eastAsia="Calibri" w:cs="Calibri"/>
          <w:b w:val="1"/>
          <w:bCs w:val="1"/>
        </w:rPr>
        <w:t>9. Resource Requirements</w:t>
      </w:r>
      <w:bookmarkEnd w:id="445976427"/>
    </w:p>
    <w:p w:rsidR="00185DBC" w:rsidP="745D5EFA" w:rsidRDefault="00AF3EC4" w14:paraId="2FFED221" w14:textId="77777777">
      <w:pPr>
        <w:pStyle w:val="Heading2"/>
        <w:rPr>
          <w:rFonts w:ascii="Calibri" w:hAnsi="Calibri" w:eastAsia="Calibri" w:cs="Calibri"/>
          <w:b w:val="1"/>
          <w:bCs w:val="1"/>
        </w:rPr>
      </w:pPr>
      <w:bookmarkStart w:name="technical-resources" w:id="134"/>
      <w:bookmarkStart w:name="_Toc131704615" w:id="1165512304"/>
      <w:r w:rsidRPr="6B3C2267" w:rsidR="1EF2A1FD">
        <w:rPr>
          <w:rFonts w:ascii="Calibri" w:hAnsi="Calibri" w:eastAsia="Calibri" w:cs="Calibri"/>
          <w:b w:val="1"/>
          <w:bCs w:val="1"/>
        </w:rPr>
        <w:t>9.1 Technical Resources</w:t>
      </w:r>
      <w:bookmarkEnd w:id="1165512304"/>
    </w:p>
    <w:p w:rsidR="00DA4C6D" w:rsidP="745D5EFA" w:rsidRDefault="00DA4C6D" w14:paraId="47759735" w14:textId="77777777">
      <w:pPr>
        <w:pStyle w:val="Compact"/>
        <w:numPr>
          <w:ilvl w:val="0"/>
          <w:numId w:val="12"/>
        </w:numPr>
        <w:rPr>
          <w:rFonts w:ascii="Calibri" w:hAnsi="Calibri" w:eastAsia="Calibri" w:cs="Calibri"/>
          <w:color w:val="222222"/>
          <w:sz w:val="22"/>
          <w:szCs w:val="22"/>
        </w:rPr>
      </w:pPr>
      <w:r w:rsidRPr="745D5EFA" w:rsidR="33CC4970">
        <w:rPr>
          <w:rFonts w:ascii="Calibri" w:hAnsi="Calibri" w:eastAsia="Calibri" w:cs="Calibri"/>
          <w:color w:val="222222"/>
          <w:sz w:val="22"/>
          <w:szCs w:val="22"/>
        </w:rPr>
        <w:t>Server or virtual machine for deployment (Linux-based, to be provisioned by DCDT and managed by IPDU)</w:t>
      </w:r>
    </w:p>
    <w:p w:rsidR="00DA4C6D" w:rsidP="745D5EFA" w:rsidRDefault="00DA4C6D" w14:paraId="09C1E42D" w14:textId="77777777">
      <w:pPr>
        <w:pStyle w:val="Compact"/>
        <w:numPr>
          <w:ilvl w:val="0"/>
          <w:numId w:val="12"/>
        </w:numPr>
        <w:rPr>
          <w:rFonts w:ascii="Calibri" w:hAnsi="Calibri" w:eastAsia="Calibri" w:cs="Calibri"/>
          <w:color w:val="222222"/>
          <w:sz w:val="22"/>
          <w:szCs w:val="22"/>
        </w:rPr>
      </w:pPr>
      <w:r w:rsidRPr="745D5EFA" w:rsidR="33CC4970">
        <w:rPr>
          <w:rFonts w:ascii="Calibri" w:hAnsi="Calibri" w:eastAsia="Calibri" w:cs="Calibri"/>
          <w:color w:val="222222"/>
          <w:sz w:val="22"/>
          <w:szCs w:val="22"/>
        </w:rPr>
        <w:t>PostgreSQL database</w:t>
      </w:r>
    </w:p>
    <w:p w:rsidR="00DA4C6D" w:rsidP="745D5EFA" w:rsidRDefault="00DA4C6D" w14:paraId="0F513933" w14:textId="77777777">
      <w:pPr>
        <w:pStyle w:val="Compact"/>
        <w:numPr>
          <w:ilvl w:val="0"/>
          <w:numId w:val="12"/>
        </w:numPr>
        <w:rPr>
          <w:rFonts w:ascii="Calibri" w:hAnsi="Calibri" w:eastAsia="Calibri" w:cs="Calibri"/>
          <w:color w:val="222222"/>
          <w:sz w:val="22"/>
          <w:szCs w:val="22"/>
        </w:rPr>
      </w:pPr>
      <w:r w:rsidRPr="745D5EFA" w:rsidR="33CC4970">
        <w:rPr>
          <w:rFonts w:ascii="Calibri" w:hAnsi="Calibri" w:eastAsia="Calibri" w:cs="Calibri"/>
          <w:color w:val="222222"/>
          <w:sz w:val="22"/>
          <w:szCs w:val="22"/>
        </w:rPr>
        <w:t>Domain name and SSL certificate for secure HTTPS access</w:t>
      </w:r>
    </w:p>
    <w:p w:rsidR="00185DBC" w:rsidP="745D5EFA" w:rsidRDefault="00DA4C6D" w14:paraId="56F33BC3" w14:textId="26D0B1B5">
      <w:pPr>
        <w:pStyle w:val="Compact"/>
        <w:numPr>
          <w:ilvl w:val="0"/>
          <w:numId w:val="12"/>
        </w:numPr>
        <w:rPr>
          <w:rFonts w:ascii="Calibri" w:hAnsi="Calibri" w:eastAsia="Calibri" w:cs="Calibri"/>
          <w:color w:val="222222"/>
          <w:sz w:val="22"/>
          <w:szCs w:val="22"/>
        </w:rPr>
      </w:pPr>
      <w:r w:rsidRPr="6B3C2267" w:rsidR="5E228A5B">
        <w:rPr>
          <w:rFonts w:ascii="Calibri" w:hAnsi="Calibri" w:eastAsia="Calibri" w:cs="Calibri"/>
          <w:color w:val="222222"/>
          <w:sz w:val="22"/>
          <w:szCs w:val="22"/>
        </w:rPr>
        <w:t>Backup and recovery procedure for the database</w:t>
      </w:r>
    </w:p>
    <w:p w:rsidR="6C6B6898" w:rsidP="6B3C2267" w:rsidRDefault="6C6B6898" w14:paraId="078AB307" w14:textId="5F970F47">
      <w:pPr>
        <w:pStyle w:val="Compact"/>
        <w:numPr>
          <w:ilvl w:val="0"/>
          <w:numId w:val="12"/>
        </w:numPr>
        <w:rPr>
          <w:rFonts w:ascii="Calibri" w:hAnsi="Calibri" w:eastAsia="Calibri" w:cs="Calibri"/>
          <w:color w:val="222222"/>
          <w:sz w:val="22"/>
          <w:szCs w:val="22"/>
        </w:rPr>
      </w:pPr>
      <w:r w:rsidRPr="6B3C2267" w:rsidR="6C6B6898">
        <w:rPr>
          <w:rFonts w:ascii="Calibri" w:hAnsi="Calibri" w:eastAsia="Calibri" w:cs="Calibri"/>
          <w:color w:val="222222"/>
          <w:sz w:val="22"/>
          <w:szCs w:val="22"/>
        </w:rPr>
        <w:t>AI integration — Google Gemini (Gemini 2.0 Flash) for Phase 1 feedback analysis. Sovereign/on-prem open-source model evaluation pending DCDT infrastructure for Phase 3. Celery worker process with Redis broker for asynchronous background task processing and database-backed periodic scheduling (Celery Beat).</w:t>
      </w:r>
      <w:r w:rsidRPr="6B3C2267" w:rsidR="6C6B6898">
        <w:rPr>
          <w:rFonts w:ascii="Calibri" w:hAnsi="Calibri" w:eastAsia="Calibri" w:cs="Calibri"/>
          <w:color w:val="222222"/>
          <w:sz w:val="22"/>
          <w:szCs w:val="22"/>
        </w:rPr>
      </w:r>
      <w:r w:rsidRPr="6B3C2267" w:rsidR="6C6B6898">
        <w:rPr>
          <w:rFonts w:ascii="Calibri" w:hAnsi="Calibri" w:eastAsia="Calibri" w:cs="Calibri"/>
          <w:color w:val="222222"/>
          <w:sz w:val="22"/>
          <w:szCs w:val="22"/>
        </w:rPr>
      </w:r>
    </w:p>
    <w:p w:rsidR="00185DBC" w:rsidP="745D5EFA" w:rsidRDefault="00AF3EC4" w14:paraId="4C489529" w14:textId="77777777">
      <w:pPr>
        <w:pStyle w:val="Heading2"/>
        <w:rPr>
          <w:rFonts w:ascii="Calibri" w:hAnsi="Calibri" w:eastAsia="Calibri" w:cs="Calibri"/>
          <w:b w:val="1"/>
          <w:bCs w:val="1"/>
        </w:rPr>
      </w:pPr>
      <w:bookmarkStart w:name="human-resources" w:id="136"/>
      <w:bookmarkEnd w:id="134"/>
      <w:bookmarkStart w:name="_Toc84392079" w:id="493055813"/>
      <w:r w:rsidRPr="6B3C2267" w:rsidR="1EF2A1FD">
        <w:rPr>
          <w:rFonts w:ascii="Calibri" w:hAnsi="Calibri" w:eastAsia="Calibri" w:cs="Calibri"/>
          <w:b w:val="1"/>
          <w:bCs w:val="1"/>
        </w:rPr>
        <w:t>9.2 Human Resources</w:t>
      </w:r>
      <w:bookmarkEnd w:id="493055813"/>
    </w:p>
    <w:p w:rsidR="00932ECD" w:rsidP="745D5EFA" w:rsidRDefault="00932ECD" w14:paraId="3A34B4AE" w14:textId="55608FFE">
      <w:pPr>
        <w:pStyle w:val="font-claude-response-body"/>
        <w:rPr>
          <w:rFonts w:ascii="Calibri" w:hAnsi="Calibri" w:eastAsia="Calibri" w:cs="Calibri"/>
          <w:color w:val="222222"/>
          <w:sz w:val="22"/>
          <w:szCs w:val="22"/>
          <w:lang w:val="en-US"/>
        </w:rPr>
      </w:pPr>
      <w:r w:rsidRPr="6B3C2267" w:rsidR="3B62762C">
        <w:rPr>
          <w:rFonts w:ascii="Calibri" w:hAnsi="Calibri" w:eastAsia="Calibri" w:cs="Calibri"/>
          <w:color w:val="222222"/>
          <w:sz w:val="22"/>
          <w:szCs w:val="22"/>
          <w:lang w:val="en-US"/>
        </w:rPr>
        <w:t xml:space="preserve">The system will be designed, developed, tested, and deployed entirely in-house by the Principal Innovation &amp; Digital, who brings extensive </w:t>
      </w:r>
      <w:r w:rsidRPr="6B3C2267" w:rsidR="3B62762C">
        <w:rPr>
          <w:rFonts w:ascii="Calibri" w:hAnsi="Calibri" w:eastAsia="Calibri" w:cs="Calibri"/>
          <w:color w:val="222222"/>
          <w:sz w:val="22"/>
          <w:szCs w:val="22"/>
          <w:lang w:val="en-US"/>
        </w:rPr>
        <w:t>expertise</w:t>
      </w:r>
      <w:r w:rsidRPr="6B3C2267" w:rsidR="3B62762C">
        <w:rPr>
          <w:rFonts w:ascii="Calibri" w:hAnsi="Calibri" w:eastAsia="Calibri" w:cs="Calibri"/>
          <w:color w:val="222222"/>
          <w:sz w:val="22"/>
          <w:szCs w:val="22"/>
          <w:lang w:val="en-US"/>
        </w:rPr>
        <w:t xml:space="preserve"> in full-stack web development. The proposed technology stack</w:t>
      </w:r>
      <w:r w:rsidRPr="6B3C2267" w:rsidR="02272B33">
        <w:rPr>
          <w:rFonts w:ascii="Calibri" w:hAnsi="Calibri" w:eastAsia="Calibri" w:cs="Calibri"/>
          <w:color w:val="222222"/>
          <w:sz w:val="22"/>
          <w:szCs w:val="22"/>
          <w:lang w:val="en-US"/>
        </w:rPr>
        <w:t xml:space="preserve"> - </w:t>
      </w:r>
      <w:r w:rsidRPr="6B3C2267" w:rsidR="3B62762C">
        <w:rPr>
          <w:rFonts w:ascii="Calibri" w:hAnsi="Calibri" w:eastAsia="Calibri" w:cs="Calibri"/>
          <w:color w:val="222222"/>
          <w:sz w:val="22"/>
          <w:szCs w:val="22"/>
          <w:lang w:val="en-US"/>
        </w:rPr>
        <w:t xml:space="preserve">Django (Python) for the backend API, </w:t>
      </w:r>
      <w:r w:rsidRPr="6B3C2267" w:rsidR="3B62762C">
        <w:rPr>
          <w:rFonts w:ascii="Calibri" w:hAnsi="Calibri" w:eastAsia="Calibri" w:cs="Calibri"/>
          <w:color w:val="222222"/>
          <w:sz w:val="22"/>
          <w:szCs w:val="22"/>
          <w:lang w:val="en-US"/>
        </w:rPr>
        <w:t>React</w:t>
      </w:r>
      <w:r w:rsidRPr="6B3C2267" w:rsidR="3B62762C">
        <w:rPr>
          <w:rFonts w:ascii="Calibri" w:hAnsi="Calibri" w:eastAsia="Calibri" w:cs="Calibri"/>
          <w:color w:val="222222"/>
          <w:sz w:val="22"/>
          <w:szCs w:val="22"/>
          <w:lang w:val="en-US"/>
        </w:rPr>
        <w:t xml:space="preserve"> for the frontend interface, and PostgreSQL for the database </w:t>
      </w:r>
      <w:r w:rsidRPr="6B3C2267" w:rsidR="16B64BD5">
        <w:rPr>
          <w:rFonts w:ascii="Calibri" w:hAnsi="Calibri" w:eastAsia="Calibri" w:cs="Calibri"/>
          <w:color w:val="222222"/>
          <w:sz w:val="22"/>
          <w:szCs w:val="22"/>
          <w:lang w:val="en-US"/>
        </w:rPr>
        <w:t>-</w:t>
      </w:r>
      <w:r w:rsidRPr="6B3C2267" w:rsidR="3B62762C">
        <w:rPr>
          <w:rFonts w:ascii="Calibri" w:hAnsi="Calibri" w:eastAsia="Calibri" w:cs="Calibri"/>
          <w:color w:val="222222"/>
          <w:sz w:val="22"/>
          <w:szCs w:val="22"/>
          <w:lang w:val="en-US"/>
        </w:rPr>
        <w:t xml:space="preserve"> </w:t>
      </w:r>
      <w:r w:rsidRPr="6B3C2267" w:rsidR="3B62762C">
        <w:rPr>
          <w:rFonts w:ascii="Calibri" w:hAnsi="Calibri" w:eastAsia="Calibri" w:cs="Calibri"/>
          <w:color w:val="222222"/>
          <w:sz w:val="22"/>
          <w:szCs w:val="22"/>
          <w:lang w:val="en-US"/>
        </w:rPr>
        <w:t>represents</w:t>
      </w:r>
      <w:r w:rsidRPr="6B3C2267" w:rsidR="3B62762C">
        <w:rPr>
          <w:rFonts w:ascii="Calibri" w:hAnsi="Calibri" w:eastAsia="Calibri" w:cs="Calibri"/>
          <w:color w:val="222222"/>
          <w:sz w:val="22"/>
          <w:szCs w:val="22"/>
          <w:lang w:val="en-US"/>
        </w:rPr>
        <w:t xml:space="preserve"> the current global standard for government digital systems. All three are open source, free to use, and widely adopted by public sector </w:t>
      </w:r>
      <w:r w:rsidRPr="6B3C2267" w:rsidR="3B62762C">
        <w:rPr>
          <w:rFonts w:ascii="Calibri" w:hAnsi="Calibri" w:eastAsia="Calibri" w:cs="Calibri"/>
          <w:color w:val="222222"/>
          <w:sz w:val="22"/>
          <w:szCs w:val="22"/>
          <w:lang w:val="en-US"/>
        </w:rPr>
        <w:t>organisations</w:t>
      </w:r>
      <w:r w:rsidRPr="6B3C2267" w:rsidR="3B62762C">
        <w:rPr>
          <w:rFonts w:ascii="Calibri" w:hAnsi="Calibri" w:eastAsia="Calibri" w:cs="Calibri"/>
          <w:color w:val="222222"/>
          <w:sz w:val="22"/>
          <w:szCs w:val="22"/>
          <w:lang w:val="en-US"/>
        </w:rPr>
        <w:t xml:space="preserve"> across the Pacific and internationally. They are actively </w:t>
      </w:r>
      <w:r w:rsidRPr="6B3C2267" w:rsidR="3B62762C">
        <w:rPr>
          <w:rFonts w:ascii="Calibri" w:hAnsi="Calibri" w:eastAsia="Calibri" w:cs="Calibri"/>
          <w:color w:val="222222"/>
          <w:sz w:val="22"/>
          <w:szCs w:val="22"/>
          <w:lang w:val="en-US"/>
        </w:rPr>
        <w:t>maintained</w:t>
      </w:r>
      <w:r w:rsidRPr="6B3C2267" w:rsidR="3B62762C">
        <w:rPr>
          <w:rFonts w:ascii="Calibri" w:hAnsi="Calibri" w:eastAsia="Calibri" w:cs="Calibri"/>
          <w:color w:val="222222"/>
          <w:sz w:val="22"/>
          <w:szCs w:val="22"/>
          <w:lang w:val="en-US"/>
        </w:rPr>
        <w:t xml:space="preserve"> by large developer communities, ensuring long-term security, stability, and support without reliance on any single vendor.</w:t>
      </w:r>
    </w:p>
    <w:p w:rsidR="39126D8D" w:rsidP="6B3C2267" w:rsidRDefault="39126D8D" w14:paraId="05A4F9FB" w14:textId="20FAB57E">
      <w:pPr>
        <w:pStyle w:val="font-claude-response-body"/>
        <w:rPr>
          <w:rFonts w:ascii="Aptos" w:hAnsi="Aptos" w:eastAsia="" w:cs="" w:asciiTheme="minorAscii" w:hAnsiTheme="minorAscii" w:eastAsiaTheme="minorEastAsia" w:cstheme="minorBidi"/>
          <w:noProof w:val="0"/>
          <w:color w:val="222222"/>
          <w:sz w:val="22"/>
          <w:szCs w:val="22"/>
          <w:lang w:val="en-US" w:eastAsia="en-US" w:bidi="ar-SA"/>
        </w:rPr>
      </w:pP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 xml:space="preserve">Government ownership also means institutional continuity. The codebase, the data, and the architecture belong to the Public Service Commission — not to the individual who built them. Any trained developer appointed to Post 545 in the future can pick up, </w:t>
      </w: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maintain</w:t>
      </w: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 xml:space="preserve">, extend, and improve the system without </w:t>
      </w: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starting from scratch</w:t>
      </w:r>
      <w:r w:rsidRPr="6B3C2267" w:rsidR="0717D86B">
        <w:rPr>
          <w:rFonts w:ascii="Aptos" w:hAnsi="Aptos" w:eastAsia="" w:cs="" w:asciiTheme="minorAscii" w:hAnsiTheme="minorAscii" w:eastAsiaTheme="minorEastAsia" w:cstheme="minorBidi"/>
          <w:noProof w:val="0"/>
          <w:color w:val="222222"/>
          <w:sz w:val="22"/>
          <w:szCs w:val="22"/>
          <w:lang w:val="en-US" w:eastAsia="en-US" w:bidi="ar-SA"/>
        </w:rPr>
        <w:t>, without negotiating with a vendor, and without paying for access. This is what sovereign, build-from-scratch development means in practice — not just for today, but for the life of the institution</w:t>
      </w:r>
      <w:r w:rsidRPr="6B3C2267" w:rsidR="1E0B297F">
        <w:rPr>
          <w:rFonts w:ascii="Aptos" w:hAnsi="Aptos" w:eastAsia="" w:cs="" w:asciiTheme="minorAscii" w:hAnsiTheme="minorAscii" w:eastAsiaTheme="minorEastAsia" w:cstheme="minorBidi"/>
          <w:noProof w:val="0"/>
          <w:color w:val="222222"/>
          <w:sz w:val="22"/>
          <w:szCs w:val="22"/>
          <w:lang w:val="en-US" w:eastAsia="en-US" w:bidi="ar-SA"/>
        </w:rPr>
        <w:t>.</w:t>
      </w:r>
    </w:p>
    <w:p w:rsidR="4B2639BD" w:rsidP="43099DB3" w:rsidRDefault="4B2639BD" w14:paraId="623329D7" w14:textId="1F990AF6">
      <w:pPr>
        <w:pStyle w:val="font-claude-response-body"/>
        <w:rPr>
          <w:rFonts w:ascii="Calibri" w:hAnsi="Calibri" w:eastAsia="Calibri" w:cs="Calibri"/>
          <w:noProof w:val="0"/>
          <w:color w:val="222222"/>
          <w:sz w:val="22"/>
          <w:szCs w:val="22"/>
          <w:lang w:val="en-US"/>
        </w:rPr>
      </w:pPr>
      <w:r w:rsidRPr="43099DB3" w:rsidR="4B2639BD">
        <w:rPr>
          <w:rFonts w:ascii="Calibri" w:hAnsi="Calibri" w:eastAsia="Calibri" w:cs="Calibri" w:asciiTheme="minorAscii" w:hAnsiTheme="minorAscii" w:eastAsiaTheme="minorEastAsia" w:cstheme="minorBidi"/>
          <w:noProof w:val="0"/>
          <w:color w:val="222222"/>
          <w:sz w:val="22"/>
          <w:szCs w:val="22"/>
          <w:lang w:val="en-US" w:eastAsia="en-US" w:bidi="ar-SA"/>
        </w:rPr>
        <w:t xml:space="preserve">The rationale for this technology approach is set out in full in </w:t>
      </w:r>
      <w:r w:rsidRPr="43099DB3" w:rsidR="4B2639BD">
        <w:rPr>
          <w:rFonts w:ascii="Calibri" w:hAnsi="Calibri" w:eastAsia="Calibri" w:cs="Calibri" w:asciiTheme="minorAscii" w:hAnsiTheme="minorAscii" w:eastAsiaTheme="minorEastAsia" w:cstheme="minorBidi"/>
          <w:noProof w:val="0"/>
          <w:color w:val="222222"/>
          <w:sz w:val="22"/>
          <w:szCs w:val="22"/>
          <w:lang w:val="en-US" w:eastAsia="en-US" w:bidi="ar-SA"/>
        </w:rPr>
        <w:t xml:space="preserve">Annex A - IPDU Position Paper: Build from Scratch Using </w:t>
      </w:r>
      <w:r w:rsidRPr="43099DB3" w:rsidR="4B2639BD">
        <w:rPr>
          <w:rFonts w:ascii="Calibri" w:hAnsi="Calibri" w:eastAsia="Calibri" w:cs="Calibri" w:asciiTheme="minorAscii" w:hAnsiTheme="minorAscii" w:eastAsiaTheme="minorEastAsia" w:cstheme="minorBidi"/>
          <w:noProof w:val="0"/>
          <w:color w:val="222222"/>
          <w:sz w:val="22"/>
          <w:szCs w:val="22"/>
          <w:lang w:val="en-US" w:eastAsia="en-US" w:bidi="ar-SA"/>
        </w:rPr>
        <w:t>Open Source</w:t>
      </w:r>
      <w:r w:rsidRPr="43099DB3" w:rsidR="4B2639BD">
        <w:rPr>
          <w:rFonts w:ascii="Calibri" w:hAnsi="Calibri" w:eastAsia="Calibri" w:cs="Calibri" w:asciiTheme="minorAscii" w:hAnsiTheme="minorAscii" w:eastAsiaTheme="minorEastAsia" w:cstheme="minorBidi"/>
          <w:noProof w:val="0"/>
          <w:color w:val="222222"/>
          <w:sz w:val="22"/>
          <w:szCs w:val="22"/>
          <w:lang w:val="en-US" w:eastAsia="en-US" w:bidi="ar-SA"/>
        </w:rPr>
        <w:t xml:space="preserve"> Frameworks.</w:t>
      </w:r>
    </w:p>
    <w:p w:rsidR="00932ECD" w:rsidP="745D5EFA" w:rsidRDefault="00932ECD" w14:paraId="130440B8" w14:textId="77777777">
      <w:pPr>
        <w:pStyle w:val="font-claude-response-body"/>
        <w:rPr>
          <w:rFonts w:ascii="Calibri" w:hAnsi="Calibri" w:eastAsia="Calibri" w:cs="Calibri"/>
          <w:color w:val="222222"/>
          <w:sz w:val="22"/>
          <w:szCs w:val="22"/>
          <w:lang w:val="en-US"/>
        </w:rPr>
      </w:pPr>
      <w:r w:rsidRPr="43099DB3" w:rsidR="6F232FE6">
        <w:rPr>
          <w:rFonts w:ascii="Calibri" w:hAnsi="Calibri" w:eastAsia="Calibri" w:cs="Calibri"/>
          <w:color w:val="222222"/>
          <w:sz w:val="22"/>
          <w:szCs w:val="22"/>
          <w:lang w:val="en-US"/>
        </w:rPr>
        <w:t xml:space="preserve">No external developer, contractor, or </w:t>
      </w:r>
      <w:r w:rsidRPr="43099DB3" w:rsidR="6F232FE6">
        <w:rPr>
          <w:rFonts w:ascii="Calibri" w:hAnsi="Calibri" w:eastAsia="Calibri" w:cs="Calibri"/>
          <w:color w:val="222222"/>
          <w:sz w:val="22"/>
          <w:szCs w:val="22"/>
          <w:lang w:val="en-US"/>
        </w:rPr>
        <w:t xml:space="preserve">consultant </w:t>
      </w:r>
      <w:r w:rsidRPr="43099DB3" w:rsidR="6F232FE6">
        <w:rPr>
          <w:rFonts w:ascii="Calibri" w:hAnsi="Calibri" w:eastAsia="Calibri" w:cs="Calibri"/>
          <w:color w:val="222222"/>
          <w:sz w:val="22"/>
          <w:szCs w:val="22"/>
          <w:lang w:val="en-US"/>
        </w:rPr>
        <w:t>is required for Phase 1. The codebase will be fully owned by the Government of Vanuatu, hosted on PSC infrastructure, and maintained by IPDU. There are no vendor fees, no licence costs, and no subscription dependency.</w:t>
      </w:r>
    </w:p>
    <w:p w:rsidR="00932ECD" w:rsidP="745D5EFA" w:rsidRDefault="00932ECD" w14:paraId="25338D96" w14:textId="5C24EDDA">
      <w:pPr>
        <w:pStyle w:val="font-claude-response-body"/>
        <w:rPr>
          <w:rFonts w:ascii="Calibri" w:hAnsi="Calibri" w:eastAsia="Calibri" w:cs="Calibri"/>
          <w:color w:val="222222"/>
          <w:sz w:val="22"/>
          <w:szCs w:val="22"/>
          <w:lang w:val="en-US"/>
        </w:rPr>
      </w:pPr>
      <w:r w:rsidRPr="6B3C2267" w:rsidR="3B62762C">
        <w:rPr>
          <w:rFonts w:ascii="Calibri" w:hAnsi="Calibri" w:eastAsia="Calibri" w:cs="Calibri"/>
          <w:color w:val="222222"/>
          <w:sz w:val="22"/>
          <w:szCs w:val="22"/>
          <w:lang w:val="en-US"/>
        </w:rPr>
        <w:t xml:space="preserve">Where project needs </w:t>
      </w:r>
      <w:r w:rsidRPr="6B3C2267" w:rsidR="3B62762C">
        <w:rPr>
          <w:rFonts w:ascii="Calibri" w:hAnsi="Calibri" w:eastAsia="Calibri" w:cs="Calibri"/>
          <w:color w:val="222222"/>
          <w:sz w:val="22"/>
          <w:szCs w:val="22"/>
          <w:lang w:val="en-US"/>
        </w:rPr>
        <w:t>exceed</w:t>
      </w:r>
      <w:r w:rsidRPr="6B3C2267" w:rsidR="3B62762C">
        <w:rPr>
          <w:rFonts w:ascii="Calibri" w:hAnsi="Calibri" w:eastAsia="Calibri" w:cs="Calibri"/>
          <w:color w:val="222222"/>
          <w:sz w:val="22"/>
          <w:szCs w:val="22"/>
          <w:lang w:val="en-US"/>
        </w:rPr>
        <w:t xml:space="preserve"> </w:t>
      </w:r>
      <w:r w:rsidRPr="6B3C2267" w:rsidR="3B62762C">
        <w:rPr>
          <w:rFonts w:ascii="Calibri" w:hAnsi="Calibri" w:eastAsia="Calibri" w:cs="Calibri"/>
          <w:color w:val="222222"/>
          <w:sz w:val="22"/>
          <w:szCs w:val="22"/>
          <w:lang w:val="en-US"/>
        </w:rPr>
        <w:t>IPDU’s</w:t>
      </w:r>
      <w:r w:rsidRPr="6B3C2267" w:rsidR="3B62762C">
        <w:rPr>
          <w:rFonts w:ascii="Calibri" w:hAnsi="Calibri" w:eastAsia="Calibri" w:cs="Calibri"/>
          <w:color w:val="222222"/>
          <w:sz w:val="22"/>
          <w:szCs w:val="22"/>
          <w:lang w:val="en-US"/>
        </w:rPr>
        <w:t xml:space="preserve"> direct delivery capacity, a taskforce may be activated </w:t>
      </w:r>
      <w:r w:rsidRPr="6B3C2267" w:rsidR="3B62762C">
        <w:rPr>
          <w:rFonts w:ascii="Calibri" w:hAnsi="Calibri" w:eastAsia="Calibri" w:cs="Calibri"/>
          <w:color w:val="222222"/>
          <w:sz w:val="22"/>
          <w:szCs w:val="22"/>
          <w:lang w:val="en-US"/>
        </w:rPr>
        <w:t>in accordance with</w:t>
      </w:r>
      <w:r w:rsidRPr="6B3C2267" w:rsidR="3B62762C">
        <w:rPr>
          <w:rFonts w:ascii="Calibri" w:hAnsi="Calibri" w:eastAsia="Calibri" w:cs="Calibri"/>
          <w:color w:val="222222"/>
          <w:sz w:val="22"/>
          <w:szCs w:val="22"/>
          <w:lang w:val="en-US"/>
        </w:rPr>
        <w:t xml:space="preserve"> </w:t>
      </w:r>
      <w:r w:rsidRPr="6B3C2267" w:rsidR="3B62762C">
        <w:rPr>
          <w:rFonts w:ascii="Calibri" w:hAnsi="Calibri" w:eastAsia="Calibri" w:cs="Calibri"/>
          <w:color w:val="222222"/>
          <w:sz w:val="22"/>
          <w:szCs w:val="22"/>
          <w:lang w:val="en-US"/>
        </w:rPr>
        <w:t>IPDU’s</w:t>
      </w:r>
      <w:r w:rsidRPr="6B3C2267" w:rsidR="3B62762C">
        <w:rPr>
          <w:rFonts w:ascii="Calibri" w:hAnsi="Calibri" w:eastAsia="Calibri" w:cs="Calibri"/>
          <w:color w:val="222222"/>
          <w:sz w:val="22"/>
          <w:szCs w:val="22"/>
          <w:lang w:val="en-US"/>
        </w:rPr>
        <w:t xml:space="preserve"> standard operating model. For this project, the taskforce will be activated specifically for user training during Phase 2 and Phase 3 rollout</w:t>
      </w:r>
      <w:r w:rsidRPr="6B3C2267" w:rsidR="1AC580A4">
        <w:rPr>
          <w:rFonts w:ascii="Calibri" w:hAnsi="Calibri" w:eastAsia="Calibri" w:cs="Calibri"/>
          <w:color w:val="222222"/>
          <w:sz w:val="22"/>
          <w:szCs w:val="22"/>
          <w:lang w:val="en-US"/>
        </w:rPr>
        <w:t xml:space="preserve"> </w:t>
      </w:r>
      <w:r w:rsidRPr="6B3C2267" w:rsidR="1AC580A4">
        <w:rPr>
          <w:rFonts w:ascii="Aptos" w:hAnsi="Aptos" w:eastAsia="" w:cs="" w:asciiTheme="minorAscii" w:hAnsiTheme="minorAscii" w:eastAsiaTheme="minorEastAsia" w:cstheme="minorBidi"/>
          <w:noProof w:val="0"/>
          <w:color w:val="222222"/>
          <w:sz w:val="22"/>
          <w:szCs w:val="22"/>
          <w:lang w:val="en-US" w:eastAsia="en-US" w:bidi="ar-SA"/>
        </w:rPr>
        <w:t>and</w:t>
      </w:r>
      <w:r w:rsidRPr="6B3C2267" w:rsidR="1AC580A4">
        <w:rPr>
          <w:rFonts w:ascii="Aptos" w:hAnsi="Aptos" w:eastAsia="" w:cs="" w:asciiTheme="minorAscii" w:hAnsiTheme="minorAscii" w:eastAsiaTheme="minorEastAsia" w:cstheme="minorBidi"/>
          <w:noProof w:val="0"/>
          <w:color w:val="222222"/>
          <w:sz w:val="22"/>
          <w:szCs w:val="22"/>
          <w:lang w:val="en-US" w:eastAsia="en-US" w:bidi="ar-SA"/>
        </w:rPr>
        <w:t xml:space="preserve"> onboarding</w:t>
      </w:r>
      <w:r w:rsidRPr="6B3C2267" w:rsidR="3B62762C">
        <w:rPr>
          <w:rFonts w:ascii="Calibri" w:hAnsi="Calibri" w:eastAsia="Calibri" w:cs="Calibri"/>
          <w:color w:val="222222"/>
          <w:sz w:val="22"/>
          <w:szCs w:val="22"/>
          <w:lang w:val="en-US"/>
        </w:rPr>
        <w:t xml:space="preserve"> — supporting the onboarding of PSC Officers, Ministry HR Officers, and Department Admin Officers across all ministries and provincial </w:t>
      </w:r>
      <w:r w:rsidRPr="6B3C2267" w:rsidR="3B62762C">
        <w:rPr>
          <w:rFonts w:ascii="Calibri" w:hAnsi="Calibri" w:eastAsia="Calibri" w:cs="Calibri"/>
          <w:color w:val="222222"/>
          <w:sz w:val="22"/>
          <w:szCs w:val="22"/>
          <w:lang w:val="en-US"/>
        </w:rPr>
        <w:t>centres</w:t>
      </w:r>
      <w:r w:rsidRPr="6B3C2267" w:rsidR="3B62762C">
        <w:rPr>
          <w:rFonts w:ascii="Calibri" w:hAnsi="Calibri" w:eastAsia="Calibri" w:cs="Calibri"/>
          <w:color w:val="222222"/>
          <w:sz w:val="22"/>
          <w:szCs w:val="22"/>
          <w:lang w:val="en-US"/>
        </w:rPr>
        <w:t xml:space="preserve">. Development, deployment, and ongoing system maintenance remain entirely within </w:t>
      </w:r>
      <w:r w:rsidRPr="6B3C2267" w:rsidR="3B62762C">
        <w:rPr>
          <w:rFonts w:ascii="Calibri" w:hAnsi="Calibri" w:eastAsia="Calibri" w:cs="Calibri"/>
          <w:color w:val="222222"/>
          <w:sz w:val="22"/>
          <w:szCs w:val="22"/>
          <w:lang w:val="en-US"/>
        </w:rPr>
        <w:t>IPDU’s</w:t>
      </w:r>
      <w:r w:rsidRPr="6B3C2267" w:rsidR="3B62762C">
        <w:rPr>
          <w:rFonts w:ascii="Calibri" w:hAnsi="Calibri" w:eastAsia="Calibri" w:cs="Calibri"/>
          <w:color w:val="222222"/>
          <w:sz w:val="22"/>
          <w:szCs w:val="22"/>
          <w:lang w:val="en-US"/>
        </w:rPr>
        <w:t xml:space="preserve"> capacity and will not require taskforce activation. The </w:t>
      </w:r>
      <w:r w:rsidRPr="6B3C2267" w:rsidR="6B43D9AA">
        <w:rPr>
          <w:rFonts w:ascii="Calibri" w:hAnsi="Calibri" w:eastAsia="Calibri" w:cs="Calibri"/>
          <w:color w:val="222222"/>
          <w:sz w:val="22"/>
          <w:szCs w:val="22"/>
          <w:lang w:val="en-US"/>
        </w:rPr>
        <w:t>task force</w:t>
      </w:r>
      <w:r w:rsidRPr="6B3C2267" w:rsidR="3B62762C">
        <w:rPr>
          <w:rFonts w:ascii="Calibri" w:hAnsi="Calibri" w:eastAsia="Calibri" w:cs="Calibri"/>
          <w:color w:val="222222"/>
          <w:sz w:val="22"/>
          <w:szCs w:val="22"/>
          <w:lang w:val="en-US"/>
        </w:rPr>
        <w:t xml:space="preserve"> will be drawn from IPDU-</w:t>
      </w:r>
      <w:r w:rsidRPr="6B3C2267" w:rsidR="3B62762C">
        <w:rPr>
          <w:rFonts w:ascii="Calibri" w:hAnsi="Calibri" w:eastAsia="Calibri" w:cs="Calibri"/>
          <w:color w:val="222222"/>
          <w:sz w:val="22"/>
          <w:szCs w:val="22"/>
          <w:lang w:val="en-US"/>
        </w:rPr>
        <w:t>identified</w:t>
      </w:r>
      <w:r w:rsidRPr="6B3C2267" w:rsidR="3B62762C">
        <w:rPr>
          <w:rFonts w:ascii="Calibri" w:hAnsi="Calibri" w:eastAsia="Calibri" w:cs="Calibri"/>
          <w:color w:val="222222"/>
          <w:sz w:val="22"/>
          <w:szCs w:val="22"/>
          <w:lang w:val="en-US"/>
        </w:rPr>
        <w:t xml:space="preserve"> officers with relevant capacity and will </w:t>
      </w:r>
      <w:r w:rsidRPr="6B3C2267" w:rsidR="3B62762C">
        <w:rPr>
          <w:rFonts w:ascii="Calibri" w:hAnsi="Calibri" w:eastAsia="Calibri" w:cs="Calibri"/>
          <w:color w:val="222222"/>
          <w:sz w:val="22"/>
          <w:szCs w:val="22"/>
          <w:lang w:val="en-US"/>
        </w:rPr>
        <w:t>operate</w:t>
      </w:r>
      <w:r w:rsidRPr="6B3C2267" w:rsidR="3B62762C">
        <w:rPr>
          <w:rFonts w:ascii="Calibri" w:hAnsi="Calibri" w:eastAsia="Calibri" w:cs="Calibri"/>
          <w:color w:val="222222"/>
          <w:sz w:val="22"/>
          <w:szCs w:val="22"/>
          <w:lang w:val="en-US"/>
        </w:rPr>
        <w:t xml:space="preserve"> under IPDU coordination.</w:t>
      </w:r>
    </w:p>
    <w:p w:rsidR="00932ECD" w:rsidP="745D5EFA" w:rsidRDefault="00932ECD" w14:paraId="25338D97" w14:textId="77777777">
      <w:pPr>
        <w:pStyle w:val="font-claude-response-body"/>
        <w:rPr>
          <w:rFonts w:ascii="Calibri" w:hAnsi="Calibri" w:eastAsia="Calibri" w:cs="Calibri"/>
          <w:color w:val="222222"/>
          <w:sz w:val="22"/>
          <w:szCs w:val="22"/>
          <w:lang w:val="en-US"/>
        </w:rPr>
      </w:pPr>
      <w:r w:rsidRPr="745D5EFA" w:rsidR="6F232FE6">
        <w:rPr>
          <w:rFonts w:ascii="Calibri" w:hAnsi="Calibri" w:eastAsia="Calibri" w:cs="Calibri"/>
          <w:color w:val="222222"/>
          <w:sz w:val="22"/>
          <w:szCs w:val="22"/>
          <w:lang w:val="en-US"/>
        </w:rPr>
        <w:t xml:space="preserve">Development of the system will be undertaken within </w:t>
      </w:r>
      <w:r w:rsidRPr="745D5EFA" w:rsidR="6F232FE6">
        <w:rPr>
          <w:rFonts w:ascii="Calibri" w:hAnsi="Calibri" w:eastAsia="Calibri" w:cs="Calibri"/>
          <w:color w:val="222222"/>
          <w:sz w:val="22"/>
          <w:szCs w:val="22"/>
          <w:lang w:val="en-US"/>
        </w:rPr>
        <w:t>IPDU’s</w:t>
      </w:r>
      <w:r w:rsidRPr="745D5EFA" w:rsidR="6F232FE6">
        <w:rPr>
          <w:rFonts w:ascii="Calibri" w:hAnsi="Calibri" w:eastAsia="Calibri" w:cs="Calibri"/>
          <w:color w:val="222222"/>
          <w:sz w:val="22"/>
          <w:szCs w:val="22"/>
          <w:lang w:val="en-US"/>
        </w:rPr>
        <w:t xml:space="preserve"> existing workplan, subject to Director IPDU endorsement of the priority allocation. PSC Officers will be required to participate in workflow validation sessions and user acceptance testing prior to full rollout. PSC Management will provide requirements sign-off and stakeholder communication support.</w:t>
      </w:r>
    </w:p>
    <w:p w:rsidR="00DA4C6D" w:rsidP="745D5EFA" w:rsidRDefault="00DA4C6D" w14:paraId="4FEE92A5" w14:textId="098E05AD">
      <w:pPr>
        <w:pStyle w:val="Heading2"/>
        <w:rPr>
          <w:rFonts w:ascii="Calibri" w:hAnsi="Calibri" w:eastAsia="Calibri" w:cs="Calibri"/>
          <w:b w:val="1"/>
          <w:bCs w:val="1"/>
        </w:rPr>
      </w:pPr>
      <w:bookmarkStart w:name="_Toc446471686" w:id="22926857"/>
      <w:r w:rsidRPr="6B3C2267" w:rsidR="5E228A5B">
        <w:rPr>
          <w:rFonts w:ascii="Calibri" w:hAnsi="Calibri" w:eastAsia="Calibri" w:cs="Calibri"/>
          <w:b w:val="1"/>
          <w:bCs w:val="1"/>
        </w:rPr>
        <w:t>9.3 Budget Impact</w:t>
      </w:r>
      <w:bookmarkEnd w:id="22926857"/>
    </w:p>
    <w:p w:rsidRPr="00DA4C6D" w:rsidR="00DA4C6D" w:rsidP="745D5EFA" w:rsidRDefault="00985F8D" w14:paraId="03B40EC5" w14:textId="4B2EFC5B">
      <w:pPr>
        <w:rPr>
          <w:rFonts w:ascii="Calibri" w:hAnsi="Calibri" w:eastAsia="Calibri" w:cs="Calibri"/>
          <w:color w:val="222222"/>
          <w:sz w:val="22"/>
          <w:szCs w:val="22"/>
          <w:lang w:val="en-US" w:eastAsia="en-US"/>
        </w:rPr>
      </w:pPr>
      <w:r w:rsidRPr="745D5EFA" w:rsidR="10040867">
        <w:rPr>
          <w:rFonts w:ascii="Calibri" w:hAnsi="Calibri" w:eastAsia="Calibri" w:cs="Calibri"/>
          <w:color w:val="222222"/>
          <w:sz w:val="22"/>
          <w:szCs w:val="22"/>
        </w:rPr>
        <w:t>The total additional budget required for Phase 1 development is nil. All development work is covered by existing IPDU staffing. The only potential infrastructure cost is server provisioning, which is subject to confirmation with DCDT and may be absorbed within existing government ICT arrangements.</w:t>
      </w:r>
    </w:p>
    <w:p w:rsidR="00185DBC" w:rsidRDefault="00C031C9" w14:paraId="2BCDEBB1" w14:textId="3974A16C">
      <w:r>
        <w:pict w14:anchorId="52B04908">
          <v:rect id="_x0000_i3411" style="width:0;height:1.5pt" o:hr="t" o:hrstd="t" o:hralign="center"/>
        </w:pict>
      </w:r>
    </w:p>
    <w:p w:rsidR="00185DBC" w:rsidP="745D5EFA" w:rsidRDefault="00AF3EC4" w14:paraId="15D7BEC5" w14:textId="77777777">
      <w:pPr>
        <w:pStyle w:val="Heading1"/>
        <w:rPr>
          <w:rFonts w:ascii="Calibri" w:hAnsi="Calibri" w:eastAsia="Calibri" w:cs="Calibri"/>
          <w:b w:val="1"/>
          <w:bCs w:val="1"/>
        </w:rPr>
      </w:pPr>
      <w:bookmarkStart w:name="risks-and-mitigations" w:id="138"/>
      <w:bookmarkEnd w:id="132"/>
      <w:bookmarkEnd w:id="136"/>
      <w:bookmarkStart w:name="_Toc735655787" w:id="1069609253"/>
      <w:r w:rsidRPr="6B3C2267" w:rsidR="1EF2A1FD">
        <w:rPr>
          <w:rFonts w:ascii="Calibri" w:hAnsi="Calibri" w:eastAsia="Calibri" w:cs="Calibri"/>
          <w:b w:val="1"/>
          <w:bCs w:val="1"/>
        </w:rPr>
        <w:t>10. Risks and Mitigations</w:t>
      </w:r>
      <w:bookmarkEnd w:id="1069609253"/>
    </w:p>
    <w:tbl>
      <w:tblPr>
        <w:tblStyle w:val="ListTable3-Accent1"/>
        <w:tblW w:w="5000" w:type="pct"/>
        <w:tblLayout w:type="fixed"/>
        <w:tblLook w:val="0020" w:firstRow="1" w:lastRow="0" w:firstColumn="0" w:lastColumn="0" w:noHBand="0" w:noVBand="0"/>
      </w:tblPr>
      <w:tblGrid>
        <w:gridCol w:w="2660"/>
        <w:gridCol w:w="1559"/>
        <w:gridCol w:w="1276"/>
        <w:gridCol w:w="4081"/>
      </w:tblGrid>
      <w:tr w:rsidR="00185DBC" w:rsidTr="745D5EFA" w14:paraId="2AF1EABF"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shd w:val="clear" w:color="auto" w:fill="0E2841" w:themeFill="text2"/>
            <w:tcMar/>
          </w:tcPr>
          <w:p w:rsidR="00185DBC" w:rsidP="745D5EFA" w:rsidRDefault="00AF3EC4" w14:paraId="10BE3A66" w14:textId="77777777">
            <w:pPr>
              <w:pStyle w:val="Compact"/>
              <w:rPr>
                <w:rFonts w:ascii="Calibri" w:hAnsi="Calibri" w:eastAsia="Calibri" w:cs="Calibri"/>
              </w:rPr>
            </w:pPr>
            <w:r w:rsidRPr="745D5EFA" w:rsidR="39267F85">
              <w:rPr>
                <w:rFonts w:ascii="Calibri" w:hAnsi="Calibri" w:eastAsia="Calibri" w:cs="Calibri"/>
              </w:rPr>
              <w:t>Risk</w:t>
            </w:r>
          </w:p>
        </w:tc>
        <w:tc>
          <w:tcPr>
            <w:cnfStyle w:val="000001000000" w:firstRow="0" w:lastRow="0" w:firstColumn="0" w:lastColumn="0" w:oddVBand="0" w:evenVBand="1" w:oddHBand="0" w:evenHBand="0" w:firstRowFirstColumn="0" w:firstRowLastColumn="0" w:lastRowFirstColumn="0" w:lastRowLastColumn="0"/>
            <w:tcW w:w="1559" w:type="dxa"/>
            <w:shd w:val="clear" w:color="auto" w:fill="0E2841" w:themeFill="text2"/>
            <w:tcMar/>
          </w:tcPr>
          <w:p w:rsidR="00185DBC" w:rsidP="745D5EFA" w:rsidRDefault="00AF3EC4" w14:paraId="6CD322AF"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Likelihood</w:t>
            </w:r>
          </w:p>
        </w:tc>
        <w:tc>
          <w:tcPr>
            <w:cnfStyle w:val="000010000000" w:firstRow="0" w:lastRow="0" w:firstColumn="0" w:lastColumn="0" w:oddVBand="1" w:evenVBand="0" w:oddHBand="0" w:evenHBand="0" w:firstRowFirstColumn="0" w:firstRowLastColumn="0" w:lastRowFirstColumn="0" w:lastRowLastColumn="0"/>
            <w:tcW w:w="1276" w:type="dxa"/>
            <w:shd w:val="clear" w:color="auto" w:fill="0E2841" w:themeFill="text2"/>
            <w:tcMar/>
          </w:tcPr>
          <w:p w:rsidR="00185DBC" w:rsidP="745D5EFA" w:rsidRDefault="00AF3EC4" w14:paraId="7AE68649" w14:textId="77777777">
            <w:pPr>
              <w:pStyle w:val="Compact"/>
              <w:rPr>
                <w:rFonts w:ascii="Calibri" w:hAnsi="Calibri" w:eastAsia="Calibri" w:cs="Calibri"/>
              </w:rPr>
            </w:pPr>
            <w:r w:rsidRPr="745D5EFA" w:rsidR="39267F85">
              <w:rPr>
                <w:rFonts w:ascii="Calibri" w:hAnsi="Calibri" w:eastAsia="Calibri" w:cs="Calibri"/>
              </w:rPr>
              <w:t>Impact</w:t>
            </w:r>
          </w:p>
        </w:tc>
        <w:tc>
          <w:tcPr>
            <w:cnfStyle w:val="000001000000" w:firstRow="0" w:lastRow="0" w:firstColumn="0" w:lastColumn="0" w:oddVBand="0" w:evenVBand="1" w:oddHBand="0" w:evenHBand="0" w:firstRowFirstColumn="0" w:firstRowLastColumn="0" w:lastRowFirstColumn="0" w:lastRowLastColumn="0"/>
            <w:tcW w:w="4081" w:type="dxa"/>
            <w:shd w:val="clear" w:color="auto" w:fill="0E2841" w:themeFill="text2"/>
            <w:tcMar/>
          </w:tcPr>
          <w:p w:rsidR="00185DBC" w:rsidP="745D5EFA" w:rsidRDefault="00AF3EC4" w14:paraId="78BAA251" w14:textId="77777777">
            <w:pPr>
              <w:pStyle w:val="Compac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sidRPr="745D5EFA" w:rsidR="39267F85">
              <w:rPr>
                <w:rFonts w:ascii="Calibri" w:hAnsi="Calibri" w:eastAsia="Calibri" w:cs="Calibri"/>
              </w:rPr>
              <w:t>Mitigation</w:t>
            </w:r>
          </w:p>
        </w:tc>
      </w:tr>
      <w:tr w:rsidR="00185DBC" w:rsidTr="745D5EFA" w14:paraId="5C0AFA0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1DC77BD4"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Workflow assumptions incorrect for certain form categories</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08E630B6"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01E76E8B"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2688755B"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Validate with PSC officers before </w:t>
            </w:r>
            <w:r w:rsidRPr="745D5EFA" w:rsidR="39267F85">
              <w:rPr>
                <w:rFonts w:ascii="Calibri" w:hAnsi="Calibri" w:eastAsia="Calibri" w:cs="Calibri"/>
                <w:color w:val="222222"/>
                <w:sz w:val="22"/>
                <w:szCs w:val="22"/>
              </w:rPr>
              <w:t>finalising</w:t>
            </w:r>
            <w:r w:rsidRPr="745D5EFA" w:rsidR="39267F85">
              <w:rPr>
                <w:rFonts w:ascii="Calibri" w:hAnsi="Calibri" w:eastAsia="Calibri" w:cs="Calibri"/>
                <w:color w:val="222222"/>
                <w:sz w:val="22"/>
                <w:szCs w:val="22"/>
              </w:rPr>
              <w:t xml:space="preserve"> configuration; allow workflow to be adjusted by PSC Admin</w:t>
            </w:r>
          </w:p>
        </w:tc>
      </w:tr>
      <w:tr w:rsidR="00185DBC" w:rsidTr="745D5EFA" w14:paraId="5C6E9A14" w14:textId="77777777">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2C25CFF5"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PSC Officers resist </w:t>
            </w:r>
            <w:r w:rsidRPr="745D5EFA" w:rsidR="39267F85">
              <w:rPr>
                <w:rFonts w:ascii="Calibri" w:hAnsi="Calibri" w:eastAsia="Calibri" w:cs="Calibri"/>
                <w:color w:val="222222"/>
                <w:sz w:val="22"/>
                <w:szCs w:val="22"/>
              </w:rPr>
              <w:t>adopting the digital log</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41A7AA71"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584292FB"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0D0D9089"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 xml:space="preserve">Involve officers early; keep the logging </w:t>
            </w:r>
            <w:r w:rsidRPr="745D5EFA" w:rsidR="39267F85">
              <w:rPr>
                <w:rFonts w:ascii="Calibri" w:hAnsi="Calibri" w:eastAsia="Calibri" w:cs="Calibri"/>
                <w:color w:val="222222"/>
                <w:sz w:val="22"/>
                <w:szCs w:val="22"/>
              </w:rPr>
              <w:t>step simple and fast</w:t>
            </w:r>
          </w:p>
        </w:tc>
      </w:tr>
      <w:tr w:rsidR="00185DBC" w:rsidTr="745D5EFA" w14:paraId="40E4A18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1A19E7F4"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Incomplete data if not all received forms are logged</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6EE44AB0"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471233FA"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2060E958"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Establish a clear policy that all forms must be logged on the day of receipt</w:t>
            </w:r>
          </w:p>
        </w:tc>
      </w:tr>
      <w:tr w:rsidR="00185DBC" w:rsidTr="745D5EFA" w14:paraId="326F8C34" w14:textId="77777777">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1E1643C4"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System downtime affecting assessment records</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573269C1"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Low</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440FE9C1"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High</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31876662" w14:textId="77777777">
            <w:pPr>
              <w:pStyle w:val="Compac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Implement daily database backups; document manual fallback procedure</w:t>
            </w:r>
          </w:p>
        </w:tc>
      </w:tr>
      <w:tr w:rsidR="00185DBC" w:rsidTr="745D5EFA" w14:paraId="240B5A8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Mar/>
          </w:tcPr>
          <w:p w:rsidR="00185DBC" w:rsidP="745D5EFA" w:rsidRDefault="00AF3EC4" w14:paraId="7C626F1E"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Ministry users bypassing the system and calling PSC directly</w:t>
            </w:r>
          </w:p>
        </w:tc>
        <w:tc>
          <w:tcPr>
            <w:cnfStyle w:val="000001000000" w:firstRow="0" w:lastRow="0" w:firstColumn="0" w:lastColumn="0" w:oddVBand="0" w:evenVBand="1" w:oddHBand="0" w:evenHBand="0" w:firstRowFirstColumn="0" w:firstRowLastColumn="0" w:lastRowFirstColumn="0" w:lastRowLastColumn="0"/>
            <w:tcW w:w="1559" w:type="dxa"/>
            <w:tcMar/>
          </w:tcPr>
          <w:p w:rsidR="00185DBC" w:rsidP="745D5EFA" w:rsidRDefault="00AF3EC4" w14:paraId="674DD5FF"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Medium</w:t>
            </w:r>
          </w:p>
        </w:tc>
        <w:tc>
          <w:tcPr>
            <w:cnfStyle w:val="000010000000" w:firstRow="0" w:lastRow="0" w:firstColumn="0" w:lastColumn="0" w:oddVBand="1" w:evenVBand="0" w:oddHBand="0" w:evenHBand="0" w:firstRowFirstColumn="0" w:firstRowLastColumn="0" w:lastRowFirstColumn="0" w:lastRowLastColumn="0"/>
            <w:tcW w:w="1276" w:type="dxa"/>
            <w:tcMar/>
          </w:tcPr>
          <w:p w:rsidR="00185DBC" w:rsidP="745D5EFA" w:rsidRDefault="00AF3EC4" w14:paraId="30177A78" w14:textId="77777777">
            <w:pPr>
              <w:pStyle w:val="Compact"/>
              <w:rPr>
                <w:rFonts w:ascii="Calibri" w:hAnsi="Calibri" w:eastAsia="Calibri" w:cs="Calibri"/>
                <w:color w:val="222222"/>
                <w:sz w:val="22"/>
                <w:szCs w:val="22"/>
              </w:rPr>
            </w:pPr>
            <w:r w:rsidRPr="745D5EFA" w:rsidR="39267F85">
              <w:rPr>
                <w:rFonts w:ascii="Calibri" w:hAnsi="Calibri" w:eastAsia="Calibri" w:cs="Calibri"/>
                <w:color w:val="222222"/>
                <w:sz w:val="22"/>
                <w:szCs w:val="22"/>
              </w:rPr>
              <w:t>Low</w:t>
            </w:r>
          </w:p>
        </w:tc>
        <w:tc>
          <w:tcPr>
            <w:cnfStyle w:val="000001000000" w:firstRow="0" w:lastRow="0" w:firstColumn="0" w:lastColumn="0" w:oddVBand="0" w:evenVBand="1" w:oddHBand="0" w:evenHBand="0" w:firstRowFirstColumn="0" w:firstRowLastColumn="0" w:lastRowFirstColumn="0" w:lastRowLastColumn="0"/>
            <w:tcW w:w="4081" w:type="dxa"/>
            <w:tcMar/>
          </w:tcPr>
          <w:p w:rsidR="00185DBC" w:rsidP="745D5EFA" w:rsidRDefault="00AF3EC4" w14:paraId="0FC2177A" w14:textId="77777777">
            <w:pPr>
              <w:pStyle w:val="Compac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222222"/>
                <w:sz w:val="22"/>
                <w:szCs w:val="22"/>
              </w:rPr>
            </w:pPr>
            <w:r w:rsidRPr="745D5EFA" w:rsidR="39267F85">
              <w:rPr>
                <w:rFonts w:ascii="Calibri" w:hAnsi="Calibri" w:eastAsia="Calibri" w:cs="Calibri"/>
                <w:color w:val="222222"/>
                <w:sz w:val="22"/>
                <w:szCs w:val="22"/>
              </w:rPr>
              <w:t>Communicate the portal as the primary channel for status enquiries</w:t>
            </w:r>
          </w:p>
        </w:tc>
      </w:tr>
    </w:tbl>
    <w:p w:rsidR="00185DBC" w:rsidRDefault="00C031C9" w14:paraId="629D5B50" w14:textId="77777777">
      <w:r>
        <w:pict w14:anchorId="7DF14942">
          <v:rect id="_x0000_i3412" style="width:0;height:1.5pt" o:hr="t" o:hrstd="t" o:hralign="center"/>
        </w:pict>
      </w:r>
    </w:p>
    <w:p w:rsidR="00185DBC" w:rsidP="745D5EFA" w:rsidRDefault="00AF3EC4" w14:paraId="49C4FD94" w14:textId="77777777">
      <w:pPr>
        <w:pStyle w:val="Heading1"/>
        <w:rPr>
          <w:rFonts w:ascii="Calibri" w:hAnsi="Calibri" w:eastAsia="Calibri" w:cs="Calibri"/>
          <w:b w:val="1"/>
          <w:bCs w:val="1"/>
        </w:rPr>
      </w:pPr>
      <w:bookmarkStart w:name="conclusion-and-recommended-next-steps" w:id="140"/>
      <w:bookmarkEnd w:id="138"/>
      <w:bookmarkStart w:name="_Toc43162916" w:id="2088871556"/>
      <w:r w:rsidRPr="6B3C2267" w:rsidR="1EF2A1FD">
        <w:rPr>
          <w:rFonts w:ascii="Calibri" w:hAnsi="Calibri" w:eastAsia="Calibri" w:cs="Calibri"/>
          <w:b w:val="1"/>
          <w:bCs w:val="1"/>
        </w:rPr>
        <w:t>11. Conclusion and Recommended Next Steps</w:t>
      </w:r>
      <w:bookmarkEnd w:id="2088871556"/>
    </w:p>
    <w:p w:rsidR="00185DBC" w:rsidP="745D5EFA" w:rsidRDefault="00AF3EC4" w14:paraId="2540F7BA" w14:textId="7A8E75BA">
      <w:pPr>
        <w:pStyle w:val="FirstParagraph"/>
        <w:rPr>
          <w:rFonts w:ascii="Calibri" w:hAnsi="Calibri" w:eastAsia="Calibri" w:cs="Calibri"/>
          <w:color w:val="222222"/>
          <w:sz w:val="20"/>
          <w:szCs w:val="20"/>
        </w:rPr>
      </w:pPr>
      <w:r w:rsidRPr="6B3C2267" w:rsidR="1EF2A1FD">
        <w:rPr>
          <w:rFonts w:ascii="Calibri" w:hAnsi="Calibri" w:eastAsia="Calibri" w:cs="Calibri"/>
          <w:color w:val="222222"/>
          <w:sz w:val="22"/>
          <w:szCs w:val="22"/>
        </w:rPr>
        <w:t xml:space="preserve">The </w:t>
      </w:r>
      <w:r w:rsidRPr="6B3C2267" w:rsidR="67046AB5">
        <w:rPr>
          <w:rFonts w:ascii="Calibri" w:hAnsi="Calibri" w:eastAsia="Calibri" w:cs="Calibri"/>
          <w:color w:val="222222"/>
          <w:sz w:val="22"/>
          <w:szCs w:val="22"/>
        </w:rPr>
        <w:t xml:space="preserve">Commission Decision App </w:t>
      </w:r>
      <w:r w:rsidRPr="6B3C2267" w:rsidR="1EF2A1FD">
        <w:rPr>
          <w:rFonts w:ascii="Calibri" w:hAnsi="Calibri" w:eastAsia="Calibri" w:cs="Calibri"/>
          <w:color w:val="222222"/>
          <w:sz w:val="22"/>
          <w:szCs w:val="22"/>
        </w:rPr>
        <w:t>represents</w:t>
      </w:r>
      <w:r w:rsidRPr="6B3C2267" w:rsidR="1EF2A1FD">
        <w:rPr>
          <w:rFonts w:ascii="Calibri" w:hAnsi="Calibri" w:eastAsia="Calibri" w:cs="Calibri"/>
          <w:color w:val="222222"/>
          <w:sz w:val="22"/>
          <w:szCs w:val="22"/>
        </w:rPr>
        <w:t xml:space="preserve"> a pragmatic, low-cost step toward </w:t>
      </w:r>
      <w:r w:rsidRPr="6B3C2267" w:rsidR="1EF2A1FD">
        <w:rPr>
          <w:rFonts w:ascii="Calibri" w:hAnsi="Calibri" w:eastAsia="Calibri" w:cs="Calibri"/>
          <w:color w:val="222222"/>
          <w:sz w:val="22"/>
          <w:szCs w:val="22"/>
        </w:rPr>
        <w:t>digitising</w:t>
      </w:r>
      <w:r w:rsidRPr="6B3C2267" w:rsidR="1EF2A1FD">
        <w:rPr>
          <w:rFonts w:ascii="Calibri" w:hAnsi="Calibri" w:eastAsia="Calibri" w:cs="Calibri"/>
          <w:color w:val="222222"/>
          <w:sz w:val="22"/>
          <w:szCs w:val="22"/>
        </w:rPr>
        <w:t xml:space="preserve"> a core administrative function of the Public Service Commission. By </w:t>
      </w:r>
      <w:r w:rsidRPr="6B3C2267" w:rsidR="1EF2A1FD">
        <w:rPr>
          <w:rFonts w:ascii="Calibri" w:hAnsi="Calibri" w:eastAsia="Calibri" w:cs="Calibri"/>
          <w:color w:val="222222"/>
          <w:sz w:val="22"/>
          <w:szCs w:val="22"/>
        </w:rPr>
        <w:t>centralising</w:t>
      </w:r>
      <w:r w:rsidRPr="6B3C2267" w:rsidR="1EF2A1FD">
        <w:rPr>
          <w:rFonts w:ascii="Calibri" w:hAnsi="Calibri" w:eastAsia="Calibri" w:cs="Calibri"/>
          <w:color w:val="222222"/>
          <w:sz w:val="22"/>
          <w:szCs w:val="22"/>
        </w:rPr>
        <w:t xml:space="preserve"> the logging and tracking of received forms, the system will strengthen accountability, improve compliance monitoring against statutory </w:t>
      </w:r>
      <w:r w:rsidRPr="6B3C2267" w:rsidR="1EF2A1FD">
        <w:rPr>
          <w:rFonts w:ascii="Calibri" w:hAnsi="Calibri" w:eastAsia="Calibri" w:cs="Calibri"/>
          <w:color w:val="222222"/>
          <w:sz w:val="22"/>
          <w:szCs w:val="22"/>
        </w:rPr>
        <w:t>timeframes</w:t>
      </w:r>
      <w:r w:rsidRPr="6B3C2267" w:rsidR="1EF2A1FD">
        <w:rPr>
          <w:rFonts w:ascii="Calibri" w:hAnsi="Calibri" w:eastAsia="Calibri" w:cs="Calibri"/>
          <w:color w:val="222222"/>
          <w:sz w:val="22"/>
          <w:szCs w:val="22"/>
        </w:rPr>
        <w:t>, reduce the administrative burden on PSC staff, and provide ministries and departments with transparent visibility into the status of their submissions.</w:t>
      </w:r>
    </w:p>
    <w:p w:rsidR="00185DBC" w:rsidP="745D5EFA" w:rsidRDefault="00AF3EC4" w14:paraId="486C4FB2" w14:textId="36C95D3E">
      <w:pPr>
        <w:pStyle w:val="BodyText"/>
        <w:rPr>
          <w:rFonts w:ascii="Calibri" w:hAnsi="Calibri" w:eastAsia="Calibri" w:cs="Calibri"/>
          <w:color w:val="222222"/>
          <w:sz w:val="20"/>
          <w:szCs w:val="20"/>
        </w:rPr>
      </w:pPr>
      <w:r w:rsidRPr="6B3C2267" w:rsidR="1EF2A1FD">
        <w:rPr>
          <w:rFonts w:ascii="Calibri" w:hAnsi="Calibri" w:eastAsia="Calibri" w:cs="Calibri"/>
          <w:color w:val="222222"/>
          <w:sz w:val="22"/>
          <w:szCs w:val="22"/>
        </w:rPr>
        <w:t xml:space="preserve">IPDU is currently preparing this document as a </w:t>
      </w:r>
      <w:r w:rsidRPr="6B3C2267" w:rsidR="1EF2A1FD">
        <w:rPr>
          <w:rFonts w:ascii="Calibri" w:hAnsi="Calibri" w:eastAsia="Calibri" w:cs="Calibri"/>
          <w:b w:val="1"/>
          <w:bCs w:val="1"/>
          <w:color w:val="222222"/>
          <w:sz w:val="22"/>
          <w:szCs w:val="22"/>
        </w:rPr>
        <w:t>draft Concept Note</w:t>
      </w:r>
      <w:r w:rsidRPr="6B3C2267" w:rsidR="1EF2A1FD">
        <w:rPr>
          <w:rFonts w:ascii="Calibri" w:hAnsi="Calibri" w:eastAsia="Calibri" w:cs="Calibri"/>
          <w:color w:val="222222"/>
          <w:sz w:val="22"/>
          <w:szCs w:val="22"/>
        </w:rPr>
        <w:t xml:space="preserve"> for the </w:t>
      </w:r>
      <w:r w:rsidRPr="6B3C2267" w:rsidR="29AAFED3">
        <w:rPr>
          <w:rFonts w:ascii="Calibri" w:hAnsi="Calibri" w:eastAsia="Calibri" w:cs="Calibri"/>
          <w:color w:val="222222"/>
          <w:sz w:val="22"/>
          <w:szCs w:val="22"/>
        </w:rPr>
        <w:t>Commission Decision App</w:t>
      </w:r>
      <w:r w:rsidRPr="6B3C2267" w:rsidR="1EF2A1FD">
        <w:rPr>
          <w:rFonts w:ascii="Calibri" w:hAnsi="Calibri" w:eastAsia="Calibri" w:cs="Calibri"/>
          <w:color w:val="222222"/>
          <w:sz w:val="22"/>
          <w:szCs w:val="22"/>
        </w:rPr>
        <w:t>. It will be circulated for feedback and revised before formal endorsement.</w:t>
      </w:r>
    </w:p>
    <w:p w:rsidR="00185DBC" w:rsidP="745D5EFA" w:rsidRDefault="00AF3EC4" w14:paraId="7E3A312F" w14:textId="77777777">
      <w:pPr>
        <w:pStyle w:val="BodyText"/>
        <w:rPr>
          <w:rFonts w:ascii="Calibri" w:hAnsi="Calibri" w:eastAsia="Calibri" w:cs="Calibri"/>
          <w:color w:val="222222"/>
          <w:sz w:val="20"/>
          <w:szCs w:val="20"/>
        </w:rPr>
      </w:pPr>
      <w:r w:rsidRPr="745D5EFA" w:rsidR="39267F85">
        <w:rPr>
          <w:rFonts w:ascii="Calibri" w:hAnsi="Calibri" w:eastAsia="Calibri" w:cs="Calibri"/>
          <w:color w:val="222222"/>
          <w:sz w:val="22"/>
          <w:szCs w:val="22"/>
        </w:rPr>
        <w:t>The following next steps are recommended:</w:t>
      </w:r>
    </w:p>
    <w:p w:rsidR="00185DBC" w:rsidP="745D5EFA" w:rsidRDefault="00AF3EC4" w14:paraId="197DC9E5"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Endorse this Concept Note and confirm NAB approval for current-process documentation.</w:t>
      </w:r>
      <w:r w:rsidRPr="745D5EFA" w:rsidR="39267F85">
        <w:rPr>
          <w:rFonts w:ascii="Calibri" w:hAnsi="Calibri" w:eastAsia="Calibri" w:cs="Calibri"/>
          <w:color w:val="222222"/>
          <w:sz w:val="22"/>
          <w:szCs w:val="22"/>
        </w:rPr>
      </w:r>
    </w:p>
    <w:p w:rsidR="00185DBC" w:rsidP="745D5EFA" w:rsidRDefault="00AF3EC4" w14:paraId="09B70660"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Complete workflow validation sessions with PSC Officers to confirm per-category routing rules.</w:t>
      </w:r>
      <w:r w:rsidRPr="745D5EFA" w:rsidR="39267F85">
        <w:rPr>
          <w:rFonts w:ascii="Calibri" w:hAnsi="Calibri" w:eastAsia="Calibri" w:cs="Calibri"/>
          <w:color w:val="222222"/>
          <w:sz w:val="22"/>
          <w:szCs w:val="22"/>
        </w:rPr>
      </w:r>
    </w:p>
    <w:p w:rsidR="00185DBC" w:rsidP="745D5EFA" w:rsidRDefault="00AF3EC4" w14:paraId="4D7C3C7C"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Confirm production infrastructure with DCDT (server, Celery worker process, domain, SSL certificate).</w:t>
      </w:r>
      <w:r w:rsidRPr="745D5EFA" w:rsidR="39267F85">
        <w:rPr>
          <w:rFonts w:ascii="Calibri" w:hAnsi="Calibri" w:eastAsia="Calibri" w:cs="Calibri"/>
          <w:color w:val="222222"/>
          <w:sz w:val="22"/>
          <w:szCs w:val="22"/>
        </w:rPr>
      </w:r>
    </w:p>
    <w:p w:rsidR="00185DBC" w:rsidP="745D5EFA" w:rsidRDefault="00AF3EC4" w14:paraId="32292FF3"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Continue Phase 1 pilot testing — core submission tracker with PSC internal users (Celery-backed scheduling active).</w:t>
      </w:r>
      <w:r w:rsidRPr="745D5EFA" w:rsidR="39267F85">
        <w:rPr>
          <w:rFonts w:ascii="Calibri" w:hAnsi="Calibri" w:eastAsia="Calibri" w:cs="Calibri"/>
          <w:color w:val="222222"/>
          <w:sz w:val="22"/>
          <w:szCs w:val="22"/>
        </w:rPr>
      </w:r>
    </w:p>
    <w:p w:rsidR="00185DBC" w:rsidP="745D5EFA" w:rsidRDefault="00AF3EC4" w14:paraId="71213B04" w14:textId="77777777">
      <w:pPr>
        <w:pStyle w:val="Compact"/>
        <w:numPr>
          <w:ilvl w:val="0"/>
          <w:numId w:val="14"/>
        </w:numPr>
        <w:rPr>
          <w:rFonts w:ascii="Calibri" w:hAnsi="Calibri" w:eastAsia="Calibri" w:cs="Calibri"/>
          <w:color w:val="222222"/>
          <w:sz w:val="20"/>
          <w:szCs w:val="20"/>
        </w:rPr>
      </w:pPr>
      <w:r w:rsidRPr="745D5EFA" w:rsidR="39267F85">
        <w:rPr>
          <w:rFonts w:ascii="Calibri" w:hAnsi="Calibri" w:eastAsia="Calibri" w:cs="Calibri"/>
          <w:b w:val="1"/>
          <w:bCs w:val="1"/>
          <w:color w:val="222222"/>
          <w:sz w:val="22"/>
          <w:szCs w:val="22"/>
        </w:rPr>
        <w:t>User acceptance testing with extended PSC team before Phase 2 rollout.</w:t>
      </w:r>
      <w:r w:rsidRPr="745D5EFA" w:rsidR="39267F85">
        <w:rPr>
          <w:rFonts w:ascii="Calibri" w:hAnsi="Calibri" w:eastAsia="Calibri" w:cs="Calibri"/>
          <w:color w:val="222222"/>
          <w:sz w:val="22"/>
          <w:szCs w:val="22"/>
        </w:rPr>
      </w:r>
    </w:p>
    <w:p w:rsidR="00185DBC" w:rsidP="6B3C2267" w:rsidRDefault="00AF3EC4" w14:paraId="22E1FC12" w14:textId="04C30E28">
      <w:pPr>
        <w:pStyle w:val="Compact"/>
        <w:numPr>
          <w:ilvl w:val="0"/>
          <w:numId w:val="14"/>
        </w:numPr>
        <w:rPr>
          <w:rFonts w:ascii="Calibri" w:hAnsi="Calibri" w:eastAsia="Calibri" w:cs="Calibri"/>
          <w:color w:val="222222"/>
          <w:sz w:val="22"/>
          <w:szCs w:val="22"/>
        </w:rPr>
      </w:pPr>
      <w:r w:rsidRPr="6B3C2267" w:rsidR="53A2BEF5">
        <w:rPr>
          <w:rFonts w:ascii="Calibri" w:hAnsi="Calibri" w:eastAsia="Calibri" w:cs="Calibri"/>
          <w:b w:val="1"/>
          <w:bCs w:val="1"/>
          <w:color w:val="222222"/>
          <w:sz w:val="22"/>
          <w:szCs w:val="22"/>
        </w:rPr>
        <w:t>Plan Phase 2 (ministry onboarding) and Phase 3 (full AI drafting, NL reporting, HRMIS integration pathway).</w:t>
      </w:r>
      <w:r w:rsidRPr="6B3C2267" w:rsidR="53A2BEF5">
        <w:rPr>
          <w:rFonts w:ascii="Calibri" w:hAnsi="Calibri" w:eastAsia="Calibri" w:cs="Calibri"/>
          <w:color w:val="222222"/>
          <w:sz w:val="22"/>
          <w:szCs w:val="22"/>
        </w:rPr>
      </w:r>
    </w:p>
    <w:p w:rsidR="00185DBC" w:rsidP="745D5EFA" w:rsidRDefault="00AF3EC4" w14:paraId="528FFC81" w14:textId="77777777">
      <w:pPr>
        <w:pStyle w:val="FirstParagraph"/>
        <w:rPr>
          <w:rFonts w:ascii="Calibri" w:hAnsi="Calibri" w:eastAsia="Calibri" w:cs="Calibri"/>
          <w:color w:val="222222"/>
          <w:sz w:val="20"/>
          <w:szCs w:val="20"/>
        </w:rPr>
      </w:pPr>
      <w:r w:rsidRPr="745D5EFA" w:rsidR="39267F85">
        <w:rPr>
          <w:rFonts w:ascii="Calibri" w:hAnsi="Calibri" w:eastAsia="Calibri" w:cs="Calibri"/>
          <w:color w:val="222222"/>
          <w:sz w:val="22"/>
          <w:szCs w:val="22"/>
        </w:rPr>
        <w:t>IPDU is ready to proceed with development upon receipt of management sign-off and workflow confirmation from PSC Officers.</w:t>
      </w:r>
    </w:p>
    <w:p w:rsidR="00185DBC" w:rsidP="745D5EFA" w:rsidRDefault="00C031C9" w14:paraId="78D6C304" w14:textId="441DC683">
      <w:pPr>
        <w:rPr>
          <w:rFonts w:ascii="Calibri" w:hAnsi="Calibri" w:eastAsia="Calibri" w:cs="Calibri"/>
          <w:color w:val="222222"/>
          <w:sz w:val="22"/>
          <w:szCs w:val="22"/>
        </w:rPr>
      </w:pPr>
      <w:r>
        <w:pict w14:anchorId="2C946249">
          <v:rect id="_x0000_i3413" style="width:0;height:1.5pt" o:hr="t" o:hrstd="t" o:hralign="center"/>
        </w:pict>
      </w:r>
      <w:r w:rsidRPr="745D5EFA" w:rsidR="21DF8340">
        <w:rPr>
          <w:rStyle w:val="Heading1Char"/>
          <w:rFonts w:ascii="Calibri" w:hAnsi="Calibri" w:eastAsia="Calibri" w:cs="Calibri"/>
          <w:b w:val="1"/>
          <w:bCs w:val="1"/>
        </w:rPr>
        <w:t>Annexes</w:t>
      </w:r>
    </w:p>
    <w:p w:rsidR="21DF8340" w:rsidP="745D5EFA" w:rsidRDefault="21DF8340" w14:paraId="00D02FBE" w14:textId="6D14C445">
      <w:pPr>
        <w:spacing w:before="240" w:beforeAutospacing="off" w:after="240" w:afterAutospacing="off"/>
        <w:rPr>
          <w:rFonts w:ascii="Calibri" w:hAnsi="Calibri" w:eastAsia="Calibri" w:cs="Calibri"/>
          <w:noProof w:val="0"/>
          <w:color w:val="222222"/>
          <w:sz w:val="22"/>
          <w:szCs w:val="22"/>
          <w:lang w:val="en-US"/>
        </w:rPr>
      </w:pPr>
      <w:r w:rsidRPr="43099DB3" w:rsidR="21DF8340">
        <w:rPr>
          <w:rFonts w:ascii="Calibri" w:hAnsi="Calibri" w:eastAsia="Calibri" w:cs="Calibri"/>
          <w:b w:val="1"/>
          <w:bCs w:val="1"/>
          <w:noProof w:val="0"/>
          <w:color w:val="222222"/>
          <w:sz w:val="22"/>
          <w:szCs w:val="22"/>
          <w:lang w:val="en-US"/>
        </w:rPr>
        <w:t xml:space="preserve">Annex A — IPDU Position Paper: Build from Scratch Using </w:t>
      </w:r>
      <w:r w:rsidRPr="43099DB3" w:rsidR="21DF8340">
        <w:rPr>
          <w:rFonts w:ascii="Calibri" w:hAnsi="Calibri" w:eastAsia="Calibri" w:cs="Calibri"/>
          <w:b w:val="1"/>
          <w:bCs w:val="1"/>
          <w:noProof w:val="0"/>
          <w:color w:val="222222"/>
          <w:sz w:val="22"/>
          <w:szCs w:val="22"/>
          <w:lang w:val="en-US"/>
        </w:rPr>
        <w:t>Open Source</w:t>
      </w:r>
      <w:r w:rsidRPr="43099DB3" w:rsidR="21DF8340">
        <w:rPr>
          <w:rFonts w:ascii="Calibri" w:hAnsi="Calibri" w:eastAsia="Calibri" w:cs="Calibri"/>
          <w:b w:val="1"/>
          <w:bCs w:val="1"/>
          <w:noProof w:val="0"/>
          <w:color w:val="222222"/>
          <w:sz w:val="22"/>
          <w:szCs w:val="22"/>
          <w:lang w:val="en-US"/>
        </w:rPr>
        <w:t xml:space="preserve"> Frameworks</w:t>
      </w:r>
      <w:r w:rsidRPr="43099DB3" w:rsidR="239826FD">
        <w:rPr>
          <w:rFonts w:ascii="Calibri" w:hAnsi="Calibri" w:eastAsia="Calibri" w:cs="Calibri"/>
          <w:b w:val="0"/>
          <w:bCs w:val="0"/>
          <w:noProof w:val="0"/>
          <w:color w:val="222222"/>
          <w:sz w:val="22"/>
          <w:szCs w:val="22"/>
          <w:lang w:val="en-US"/>
        </w:rPr>
        <w:t>,</w:t>
      </w:r>
      <w:r w:rsidRPr="43099DB3" w:rsidR="21DF8340">
        <w:rPr>
          <w:rFonts w:ascii="Calibri" w:hAnsi="Calibri" w:eastAsia="Calibri" w:cs="Calibri"/>
          <w:noProof w:val="0"/>
          <w:color w:val="222222"/>
          <w:sz w:val="22"/>
          <w:szCs w:val="22"/>
          <w:lang w:val="en-US"/>
        </w:rPr>
        <w:t xml:space="preserve"> Innovation &amp; Policy Development Unit (IPDU), Office of the Public Service Commission, April 2026</w:t>
      </w:r>
    </w:p>
    <w:p w:rsidR="745D5EFA" w:rsidP="6B3C2267" w:rsidRDefault="745D5EFA" w14:paraId="6475150F" w14:textId="67796D74">
      <w:pPr>
        <w:spacing w:before="240" w:beforeAutospacing="off" w:after="240" w:afterAutospacing="off"/>
        <w:rPr>
          <w:rFonts w:ascii="Calibri" w:hAnsi="Calibri" w:eastAsia="Calibri" w:cs="Calibri"/>
          <w:noProof w:val="0"/>
          <w:color w:val="222222"/>
          <w:sz w:val="22"/>
          <w:szCs w:val="22"/>
          <w:lang w:val="en-US"/>
        </w:rPr>
      </w:pPr>
      <w:r w:rsidRPr="6B3C2267" w:rsidR="7A48C2EF">
        <w:rPr>
          <w:rFonts w:ascii="Calibri" w:hAnsi="Calibri" w:eastAsia="Calibri" w:cs="Calibri"/>
          <w:noProof w:val="0"/>
          <w:color w:val="222222"/>
          <w:sz w:val="22"/>
          <w:szCs w:val="22"/>
          <w:lang w:val="en-US"/>
        </w:rPr>
        <w:t xml:space="preserve">This position paper sets out IPDU's formal position on the use of </w:t>
      </w:r>
      <w:r w:rsidRPr="6B3C2267" w:rsidR="7A48C2EF">
        <w:rPr>
          <w:rFonts w:ascii="Calibri" w:hAnsi="Calibri" w:eastAsia="Calibri" w:cs="Calibri"/>
          <w:noProof w:val="0"/>
          <w:color w:val="222222"/>
          <w:sz w:val="22"/>
          <w:szCs w:val="22"/>
          <w:lang w:val="en-US"/>
        </w:rPr>
        <w:t>open source</w:t>
      </w:r>
      <w:r w:rsidRPr="6B3C2267" w:rsidR="7A48C2EF">
        <w:rPr>
          <w:rFonts w:ascii="Calibri" w:hAnsi="Calibri" w:eastAsia="Calibri" w:cs="Calibri"/>
          <w:noProof w:val="0"/>
          <w:color w:val="222222"/>
          <w:sz w:val="22"/>
          <w:szCs w:val="22"/>
          <w:lang w:val="en-US"/>
        </w:rPr>
        <w:t xml:space="preserve"> frameworks for case management, document management, and workflow tracking systems developed by or for the Public Service Commission. </w:t>
      </w:r>
      <w:r w:rsidRPr="6B3C2267" w:rsidR="5477D194">
        <w:rPr>
          <w:rFonts w:ascii="Calibri" w:hAnsi="Calibri" w:eastAsia="Calibri" w:cs="Calibri"/>
          <w:noProof w:val="0"/>
          <w:color w:val="222222"/>
          <w:sz w:val="22"/>
          <w:szCs w:val="22"/>
          <w:lang w:val="en-US"/>
        </w:rPr>
        <w:t>It defines the category of system where open source development is the default standard, draws the line between acceptable commercial tools such as Microsoft 365 and systems where proprietary dependency is unjustified, and provides the strategic grounding in the PSC Sector Strategy 2026–2030, NSDP Society Pillar 6.1, and the Public Service Act.</w:t>
      </w:r>
      <w:r w:rsidRPr="6B3C2267" w:rsidR="7A48C2EF">
        <w:rPr>
          <w:rFonts w:ascii="Calibri" w:hAnsi="Calibri" w:eastAsia="Calibri" w:cs="Calibri"/>
          <w:noProof w:val="0"/>
          <w:color w:val="222222"/>
          <w:sz w:val="22"/>
          <w:szCs w:val="22"/>
          <w:lang w:val="en-US"/>
        </w:rPr>
        <w:t xml:space="preserve"> Annex A is a companion document to this Concept Note and should be read alongside Section 9.2.</w:t>
      </w:r>
    </w:p>
    <w:p w:rsidR="6B3C2267" w:rsidP="6B3C2267" w:rsidRDefault="6B3C2267" w14:paraId="034CA5E9" w14:textId="7347E3DE">
      <w:pPr>
        <w:spacing w:before="240" w:beforeAutospacing="off" w:after="240" w:afterAutospacing="off"/>
        <w:rPr>
          <w:rFonts w:ascii="Calibri" w:hAnsi="Calibri" w:eastAsia="Calibri" w:cs="Calibri"/>
          <w:noProof w:val="0"/>
          <w:color w:val="222222"/>
          <w:sz w:val="22"/>
          <w:szCs w:val="22"/>
          <w:lang w:val="en-US"/>
        </w:rPr>
      </w:pPr>
    </w:p>
    <w:p w:rsidR="00185DBC" w:rsidP="6B3C2267" w:rsidRDefault="00AF3EC4" w14:paraId="2AE28FBF" w14:textId="72EFBCFC">
      <w:pPr>
        <w:pStyle w:val="FirstParagraph"/>
        <w:jc w:val="center"/>
        <w:rPr>
          <w:rFonts w:ascii="Calibri" w:hAnsi="Calibri" w:eastAsia="Calibri" w:cs="Calibri"/>
          <w:i w:val="1"/>
          <w:iCs w:val="1"/>
          <w:color w:val="222222"/>
          <w:sz w:val="22"/>
          <w:szCs w:val="22"/>
        </w:rPr>
      </w:pPr>
      <w:r w:rsidRPr="6B3C2267" w:rsidR="1EF2A1FD">
        <w:rPr>
          <w:rFonts w:ascii="Calibri" w:hAnsi="Calibri" w:eastAsia="Calibri" w:cs="Calibri"/>
          <w:i w:val="1"/>
          <w:iCs w:val="1"/>
          <w:color w:val="222222"/>
          <w:sz w:val="22"/>
          <w:szCs w:val="22"/>
        </w:rPr>
        <w:t xml:space="preserve">Prepared by the Innovation and </w:t>
      </w:r>
      <w:r w:rsidRPr="6B3C2267" w:rsidR="2DF3CA29">
        <w:rPr>
          <w:rFonts w:ascii="Calibri" w:hAnsi="Calibri" w:eastAsia="Calibri" w:cs="Calibri"/>
          <w:i w:val="1"/>
          <w:iCs w:val="1"/>
          <w:color w:val="222222"/>
          <w:sz w:val="22"/>
          <w:szCs w:val="22"/>
        </w:rPr>
        <w:t xml:space="preserve">Policy </w:t>
      </w:r>
      <w:r w:rsidRPr="6B3C2267" w:rsidR="1EF2A1FD">
        <w:rPr>
          <w:rFonts w:ascii="Calibri" w:hAnsi="Calibri" w:eastAsia="Calibri" w:cs="Calibri"/>
          <w:i w:val="1"/>
          <w:iCs w:val="1"/>
          <w:color w:val="222222"/>
          <w:sz w:val="22"/>
          <w:szCs w:val="22"/>
        </w:rPr>
        <w:t>Development Uni</w:t>
      </w:r>
      <w:r w:rsidRPr="6B3C2267" w:rsidR="1EF2A1FD">
        <w:rPr>
          <w:rFonts w:ascii="Calibri" w:hAnsi="Calibri" w:eastAsia="Calibri" w:cs="Calibri"/>
          <w:i w:val="1"/>
          <w:iCs w:val="1"/>
          <w:color w:val="222222"/>
          <w:sz w:val="22"/>
          <w:szCs w:val="22"/>
        </w:rPr>
        <w:t>t</w:t>
      </w:r>
    </w:p>
    <w:p w:rsidR="00185DBC" w:rsidP="6B3C2267" w:rsidRDefault="00AF3EC4" w14:paraId="372228AD" w14:textId="22ACE878">
      <w:pPr>
        <w:pStyle w:val="FirstParagraph"/>
        <w:jc w:val="center"/>
        <w:rPr>
          <w:rFonts w:ascii="Calibri" w:hAnsi="Calibri" w:eastAsia="Calibri" w:cs="Calibri"/>
          <w:i w:val="1"/>
          <w:iCs w:val="1"/>
          <w:color w:val="222222"/>
          <w:sz w:val="22"/>
          <w:szCs w:val="22"/>
        </w:rPr>
      </w:pPr>
      <w:r w:rsidRPr="6B3C2267" w:rsidR="1EF2A1FD">
        <w:rPr>
          <w:rFonts w:ascii="Calibri" w:hAnsi="Calibri" w:eastAsia="Calibri" w:cs="Calibri"/>
          <w:i w:val="1"/>
          <w:iCs w:val="1"/>
          <w:color w:val="222222"/>
          <w:sz w:val="22"/>
          <w:szCs w:val="22"/>
        </w:rPr>
        <w:t xml:space="preserve"> </w:t>
      </w:r>
      <w:r w:rsidRPr="6B3C2267" w:rsidR="40941BC9">
        <w:rPr>
          <w:rFonts w:ascii="Calibri" w:hAnsi="Calibri" w:eastAsia="Calibri" w:cs="Calibri"/>
          <w:i w:val="1"/>
          <w:iCs w:val="1"/>
          <w:color w:val="222222"/>
          <w:sz w:val="22"/>
          <w:szCs w:val="22"/>
        </w:rPr>
        <w:t xml:space="preserve">Office of the </w:t>
      </w:r>
      <w:r w:rsidRPr="6B3C2267" w:rsidR="1EF2A1FD">
        <w:rPr>
          <w:rFonts w:ascii="Calibri" w:hAnsi="Calibri" w:eastAsia="Calibri" w:cs="Calibri"/>
          <w:i w:val="1"/>
          <w:iCs w:val="1"/>
          <w:color w:val="222222"/>
          <w:sz w:val="22"/>
          <w:szCs w:val="22"/>
        </w:rPr>
        <w:t>Public Service Commission</w:t>
      </w:r>
    </w:p>
    <w:p w:rsidR="00185DBC" w:rsidP="6B3C2267" w:rsidRDefault="00AF3EC4" w14:paraId="62046EB5" w14:textId="1F7D4F2F">
      <w:pPr>
        <w:pStyle w:val="FirstParagraph"/>
        <w:jc w:val="center"/>
        <w:rPr>
          <w:rFonts w:ascii="Calibri" w:hAnsi="Calibri" w:eastAsia="Calibri" w:cs="Calibri"/>
          <w:i w:val="1"/>
          <w:iCs w:val="1"/>
          <w:color w:val="222222"/>
          <w:sz w:val="22"/>
          <w:szCs w:val="22"/>
        </w:rPr>
      </w:pPr>
      <w:r w:rsidRPr="6B3C2267" w:rsidR="1EF2A1FD">
        <w:rPr>
          <w:rFonts w:ascii="Calibri" w:hAnsi="Calibri" w:eastAsia="Calibri" w:cs="Calibri"/>
          <w:i w:val="1"/>
          <w:iCs w:val="1"/>
          <w:color w:val="222222"/>
          <w:sz w:val="22"/>
          <w:szCs w:val="22"/>
        </w:rPr>
        <w:t>April 2026</w:t>
      </w:r>
      <w:bookmarkEnd w:id="140"/>
    </w:p>
    <w:sectPr w:rsidR="00185DBC">
      <w:footnotePr>
        <w:numRestart w:val="eachSect"/>
      </w:footnotePr>
      <w:pgSz w:w="12240" w:h="15840" w:orient="portrait"/>
      <w:pgMar w:top="900" w:right="1440" w:bottom="45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 w:author="Principal Innovation &amp; Digital (IPDU)" w:date="2026-05-03T10:56:00Z" w:id="6">
    <w:p w:rsidR="00533B8F" w:rsidRDefault="00C85502" w14:paraId="024BCBD9" w14:textId="77777777">
      <w:r>
        <w:annotationRef/>
      </w:r>
      <w:r>
        <w:rPr>
          <w:color w:val="000000"/>
          <w:sz w:val="20"/>
          <w:szCs w:val="20"/>
        </w:rPr>
        <w:t>ODU / HR Manager Review Required: Please confirm this section accurately reflects the current form submission process. Specifically verify: (1) the correct sequence of steps from Ministry HR Manager through to PSC receipt; (2) whether the routing logic is correct — ODU for restructures, Manager HR for recruitment/HR matters, VIPAM for study leave and training; (3) any steps that are missing, out of order, or described incorrectly. This section forms the basis of the system’s design — accuracy here is critical.</w:t>
      </w:r>
    </w:p>
  </w:comment>
  <w:comment w:initials="C" w:author="Principal Innovation &amp; Digital (IPDU)" w:date="2026-05-03T10:56:00Z" w:id="16">
    <w:p w:rsidR="00533B8F" w:rsidRDefault="00C85502" w14:paraId="7149A94C" w14:textId="77777777">
      <w:r>
        <w:annotationRef/>
      </w:r>
      <w:r>
        <w:rPr>
          <w:color w:val="000000"/>
          <w:sz w:val="20"/>
          <w:szCs w:val="20"/>
        </w:rPr>
        <w:t xml:space="preserve">ODU / HR Manager Review Required: Please review the problems listed here and confirm they accurately reflect the operational challenges experienced by PSC staff. If there are additional gaps not listed — or if any listed problem does not reflect your experience — please advise so this section can be updated before </w:t>
      </w:r>
      <w:proofErr w:type="spellStart"/>
      <w:r>
        <w:rPr>
          <w:color w:val="000000"/>
          <w:sz w:val="20"/>
          <w:szCs w:val="20"/>
        </w:rPr>
        <w:t>finalisation</w:t>
      </w:r>
      <w:proofErr w:type="spellEnd"/>
      <w:r>
        <w:rPr>
          <w:color w:val="000000"/>
          <w:sz w:val="20"/>
          <w:szCs w:val="20"/>
        </w:rPr>
        <w:t>.</w:t>
      </w:r>
    </w:p>
  </w:comment>
  <w:comment w:initials="C" w:author="Principal Innovation &amp; Digital (IPDU)" w:date="2026-05-03T10:56:00Z" w:id="35">
    <w:p w:rsidR="00533B8F" w:rsidRDefault="00C85502" w14:paraId="3B0C3916" w14:textId="77777777">
      <w:r>
        <w:annotationRef/>
      </w:r>
      <w:r>
        <w:rPr>
          <w:color w:val="000000"/>
          <w:sz w:val="20"/>
          <w:szCs w:val="20"/>
        </w:rPr>
        <w:t>ODU / HR Manager / PSC Secretary Review Required: Please confirm the six user roles and their permissions are correct. Specifically: (1) Should the PSC Secretary be able to create submissions, or view only? (2) Should Commissioners see all submissions or only those on their meeting agenda? (3) Are Ministry HR Officer and Department Admin Officer the correct access levels for external users, or should Director-Generals also have read-only access? Any changes to roles here will affect how the system is built.</w:t>
      </w:r>
    </w:p>
  </w:comment>
  <w:comment w:initials="C" w:author="Principal Innovation &amp; Digital (IPDU)" w:date="2026-05-03T10:56:00Z" w:id="38">
    <w:p w:rsidR="00533B8F" w:rsidRDefault="00C85502" w14:paraId="1D8741B5" w14:textId="77777777">
      <w:r>
        <w:annotationRef/>
      </w:r>
      <w:r>
        <w:rPr>
          <w:color w:val="000000"/>
          <w:sz w:val="20"/>
          <w:szCs w:val="20"/>
        </w:rPr>
        <w:t>ODU / HR Manager / PSC Secretary Review Required — CRITICAL: This is the most important section for review. Every workflow stage listed here directly determines how the system is built. Please walk through each stage carefully and confirm: (1) Is each stage name correct? (2) Is the sequence correct? (3) Is the ‘Triggered by’ column accurate for each stage? (4) Are there any stages missing — for example, are there intermediate steps within ‘Manager Checklist Review’ that should be captured separately? (5) Does the Commission Sitting stage accurately reflect how the meeting proceeds? Please provide written feedback on any corrections before development begins.</w:t>
      </w:r>
    </w:p>
  </w:comment>
  <w:comment w:initials="C" w:author="Principal Innovation &amp; Digital (IPDU)" w:date="2026-05-03T10:56:00Z" w:id="66">
    <w:p w:rsidR="00533B8F" w:rsidRDefault="00C85502" w14:paraId="3E2572A5" w14:textId="77777777">
      <w:r>
        <w:annotationRef/>
      </w:r>
      <w:r>
        <w:rPr>
          <w:color w:val="000000"/>
          <w:sz w:val="20"/>
          <w:szCs w:val="20"/>
        </w:rPr>
        <w:t xml:space="preserve">ODU / HR Manager Review Required: Please verify the form numbers listed in each category against the current PSSRM. Confirm: (1) Are all form numbers current and correctly </w:t>
      </w:r>
      <w:proofErr w:type="spellStart"/>
      <w:r>
        <w:rPr>
          <w:color w:val="000000"/>
          <w:sz w:val="20"/>
          <w:szCs w:val="20"/>
        </w:rPr>
        <w:t>categorised</w:t>
      </w:r>
      <w:proofErr w:type="spellEnd"/>
      <w:r>
        <w:rPr>
          <w:color w:val="000000"/>
          <w:sz w:val="20"/>
          <w:szCs w:val="20"/>
        </w:rPr>
        <w:t>? (2) Are there any forms that have been added, removed, or renumbered since the last PSSRM update? (3) Are there any form types that PSC receives regularly that are not listed here? An accurate and complete form list is required before the system’s form type dropdown can be configured.</w:t>
      </w:r>
    </w:p>
  </w:comment>
  <w:comment w:initials="C" w:author="Principal Innovation &amp; Digital (IPDU)" w:date="2026-05-03T10:56:00Z" w:id="107">
    <w:p w:rsidR="00533B8F" w:rsidRDefault="00C85502" w14:paraId="41A98651" w14:textId="77777777">
      <w:r>
        <w:annotationRef/>
      </w:r>
      <w:r>
        <w:rPr>
          <w:color w:val="000000"/>
          <w:sz w:val="20"/>
          <w:szCs w:val="20"/>
        </w:rPr>
        <w:t xml:space="preserve">ODU / HR Manager / PSC Secretary Review Required: Please review the six </w:t>
      </w:r>
      <w:proofErr w:type="spellStart"/>
      <w:r>
        <w:rPr>
          <w:color w:val="000000"/>
          <w:sz w:val="20"/>
          <w:szCs w:val="20"/>
        </w:rPr>
        <w:t>prioritised</w:t>
      </w:r>
      <w:proofErr w:type="spellEnd"/>
      <w:r>
        <w:rPr>
          <w:color w:val="000000"/>
          <w:sz w:val="20"/>
          <w:szCs w:val="20"/>
        </w:rPr>
        <w:t xml:space="preserve"> gaps and confirm: (1) Do these gaps accurately reflect the problems experienced in practice? (2) Do you agree with the priority ranking — Critical, High, Medium? (3) Are there any additional gaps that should be included that are not listed here? Your input strengthens the business case for this system and ensures the solution addresses the right problems.</w:t>
      </w:r>
    </w:p>
  </w:comment>
  <w:comment w:initials="C" w:author="Principal Innovation &amp; Digital (IPDU)" w:date="2026-05-03T10:56:00Z" w:id="130">
    <w:p w:rsidR="00533B8F" w:rsidRDefault="00C85502" w14:paraId="4D476CF3" w14:textId="77777777">
      <w:r>
        <w:annotationRef/>
      </w:r>
      <w:r>
        <w:rPr>
          <w:color w:val="000000"/>
          <w:sz w:val="20"/>
          <w:szCs w:val="20"/>
        </w:rPr>
        <w:t xml:space="preserve">ODU / HR Manager / PSC Secretary Review Required: Please confirm the stakeholder table is complete and accurate. Specifically: (1) Is the role description for each </w:t>
      </w:r>
      <w:proofErr w:type="gramStart"/>
      <w:r>
        <w:rPr>
          <w:color w:val="000000"/>
          <w:sz w:val="20"/>
          <w:szCs w:val="20"/>
        </w:rPr>
        <w:t>stakeholder</w:t>
      </w:r>
      <w:proofErr w:type="gramEnd"/>
      <w:r>
        <w:rPr>
          <w:color w:val="000000"/>
          <w:sz w:val="20"/>
          <w:szCs w:val="20"/>
        </w:rPr>
        <w:t xml:space="preserve"> correct? (2) Should Director-Generals have direct system access or is it sufficient that they are informed through Ministry HR Officers? (3) Are there any other stakeholders — such as the Ombudsman’s Office or Ministry Finance Officers — who should have any level of access or visibility?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4BCBD9" w15:done="0"/>
  <w15:commentEx w15:paraId="7149A94C" w15:done="0"/>
  <w15:commentEx w15:paraId="3B0C3916" w15:done="0"/>
  <w15:commentEx w15:paraId="1D8741B5" w15:done="0"/>
  <w15:commentEx w15:paraId="3E2572A5" w15:done="0"/>
  <w15:commentEx w15:paraId="41A98651" w15:done="0"/>
  <w15:commentEx w15:paraId="4D476C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830C62D" w16cex:dateUtc="2026-05-03T10:56:00Z"/>
  <w16cex:commentExtensible w16cex:durableId="27CD7E0D" w16cex:dateUtc="2026-05-03T10:56:00Z"/>
  <w16cex:commentExtensible w16cex:durableId="4E1B8423" w16cex:dateUtc="2026-05-03T10:56:00Z"/>
  <w16cex:commentExtensible w16cex:durableId="151F32D3" w16cex:dateUtc="2026-05-03T10:56:00Z"/>
  <w16cex:commentExtensible w16cex:durableId="5D549A1C" w16cex:dateUtc="2026-05-03T10:56:00Z"/>
  <w16cex:commentExtensible w16cex:durableId="217B8C0B" w16cex:dateUtc="2026-05-03T10:56:00Z"/>
  <w16cex:commentExtensible w16cex:durableId="3E7FEBA1" w16cex:dateUtc="2026-05-03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4BCBD9" w16cid:durableId="4830C62D"/>
  <w16cid:commentId w16cid:paraId="7149A94C" w16cid:durableId="27CD7E0D"/>
  <w16cid:commentId w16cid:paraId="3B0C3916" w16cid:durableId="4E1B8423"/>
  <w16cid:commentId w16cid:paraId="1D8741B5" w16cid:durableId="151F32D3"/>
  <w16cid:commentId w16cid:paraId="3E2572A5" w16cid:durableId="5D549A1C"/>
  <w16cid:commentId w16cid:paraId="41A98651" w16cid:durableId="217B8C0B"/>
  <w16cid:commentId w16cid:paraId="4D476CF3" w16cid:durableId="3E7FEB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33" style="width:0;height:1.5pt" o:bullet="t" o:hr="t" o:hrstd="t" o:hralign="center"/>
    </w:pict>
  </w:numPicBullet>
  <w:abstractNum xmlns:w="http://schemas.openxmlformats.org/wordprocessingml/2006/main" w:abstractNumId="3">
    <w:nsid w:val="5cefe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66B6C7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CE7B8C"/>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806E98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5">
    <w:abstractNumId w:val="3"/>
  </w: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5DBC"/>
    <w:rsid w:val="00185DBC"/>
    <w:rsid w:val="00422E8F"/>
    <w:rsid w:val="00533B8F"/>
    <w:rsid w:val="009328D9"/>
    <w:rsid w:val="00932ECD"/>
    <w:rsid w:val="00985F8D"/>
    <w:rsid w:val="00AF3EC4"/>
    <w:rsid w:val="00C031C9"/>
    <w:rsid w:val="00C85502"/>
    <w:rsid w:val="00DA4C6D"/>
    <w:rsid w:val="00FE3FF0"/>
    <w:rsid w:val="0134D21F"/>
    <w:rsid w:val="01B1585F"/>
    <w:rsid w:val="020BEE12"/>
    <w:rsid w:val="02272B33"/>
    <w:rsid w:val="03ECD19E"/>
    <w:rsid w:val="04F1A274"/>
    <w:rsid w:val="04FB88FF"/>
    <w:rsid w:val="058F4894"/>
    <w:rsid w:val="0717D86B"/>
    <w:rsid w:val="07195BBC"/>
    <w:rsid w:val="07362E1F"/>
    <w:rsid w:val="076E37A5"/>
    <w:rsid w:val="08CEEA93"/>
    <w:rsid w:val="08CEF0AB"/>
    <w:rsid w:val="0A35775F"/>
    <w:rsid w:val="0A8E9053"/>
    <w:rsid w:val="0AABB7A4"/>
    <w:rsid w:val="0AF49A9A"/>
    <w:rsid w:val="0B60A388"/>
    <w:rsid w:val="0BA60F2A"/>
    <w:rsid w:val="0D5A0AAD"/>
    <w:rsid w:val="10040867"/>
    <w:rsid w:val="102BB453"/>
    <w:rsid w:val="11FF9BF5"/>
    <w:rsid w:val="1358087E"/>
    <w:rsid w:val="13EA8BE7"/>
    <w:rsid w:val="14EA8F2B"/>
    <w:rsid w:val="15032BE9"/>
    <w:rsid w:val="160639A9"/>
    <w:rsid w:val="165B5342"/>
    <w:rsid w:val="16653688"/>
    <w:rsid w:val="16B64BD5"/>
    <w:rsid w:val="16C612B3"/>
    <w:rsid w:val="18145402"/>
    <w:rsid w:val="18402248"/>
    <w:rsid w:val="19C4E5F7"/>
    <w:rsid w:val="1A6A0E48"/>
    <w:rsid w:val="1AC580A4"/>
    <w:rsid w:val="1C2AE57A"/>
    <w:rsid w:val="1C8AC38B"/>
    <w:rsid w:val="1D00A07A"/>
    <w:rsid w:val="1D28D195"/>
    <w:rsid w:val="1E0B297F"/>
    <w:rsid w:val="1E13B8B0"/>
    <w:rsid w:val="1E56EBEF"/>
    <w:rsid w:val="1E6EDD28"/>
    <w:rsid w:val="1E739B70"/>
    <w:rsid w:val="1EF2A1FD"/>
    <w:rsid w:val="1F84F62B"/>
    <w:rsid w:val="1FA6E80C"/>
    <w:rsid w:val="1FE88AE5"/>
    <w:rsid w:val="201A3DDE"/>
    <w:rsid w:val="20AB0D0E"/>
    <w:rsid w:val="212B4F11"/>
    <w:rsid w:val="2151521F"/>
    <w:rsid w:val="21DF8340"/>
    <w:rsid w:val="220693E6"/>
    <w:rsid w:val="23266749"/>
    <w:rsid w:val="239826FD"/>
    <w:rsid w:val="24404C49"/>
    <w:rsid w:val="2483658A"/>
    <w:rsid w:val="24D2A234"/>
    <w:rsid w:val="2569512A"/>
    <w:rsid w:val="25F55512"/>
    <w:rsid w:val="280F94EE"/>
    <w:rsid w:val="28A820A9"/>
    <w:rsid w:val="29623F50"/>
    <w:rsid w:val="29904201"/>
    <w:rsid w:val="29AAFED3"/>
    <w:rsid w:val="29E3A422"/>
    <w:rsid w:val="2A24DF4C"/>
    <w:rsid w:val="2A469F2D"/>
    <w:rsid w:val="2BBD8B23"/>
    <w:rsid w:val="2BCB91D2"/>
    <w:rsid w:val="2C5C60D9"/>
    <w:rsid w:val="2D1CAD9A"/>
    <w:rsid w:val="2DF3CA29"/>
    <w:rsid w:val="2F292074"/>
    <w:rsid w:val="307771B5"/>
    <w:rsid w:val="30FBC049"/>
    <w:rsid w:val="3212AED3"/>
    <w:rsid w:val="32BE204F"/>
    <w:rsid w:val="331CB99F"/>
    <w:rsid w:val="338AE71A"/>
    <w:rsid w:val="33CC4970"/>
    <w:rsid w:val="344F4D02"/>
    <w:rsid w:val="352188F6"/>
    <w:rsid w:val="35E78394"/>
    <w:rsid w:val="35EB2AC4"/>
    <w:rsid w:val="36613B6C"/>
    <w:rsid w:val="36956CBE"/>
    <w:rsid w:val="37176916"/>
    <w:rsid w:val="37E5B7D4"/>
    <w:rsid w:val="385D96D0"/>
    <w:rsid w:val="39126D8D"/>
    <w:rsid w:val="39267F85"/>
    <w:rsid w:val="398228F0"/>
    <w:rsid w:val="3A513771"/>
    <w:rsid w:val="3A592D11"/>
    <w:rsid w:val="3AE57618"/>
    <w:rsid w:val="3B62762C"/>
    <w:rsid w:val="3BADE3EC"/>
    <w:rsid w:val="3BC185BD"/>
    <w:rsid w:val="3CAA6C72"/>
    <w:rsid w:val="3D46867C"/>
    <w:rsid w:val="3E433217"/>
    <w:rsid w:val="3F82270A"/>
    <w:rsid w:val="3FAB1071"/>
    <w:rsid w:val="406ABE9F"/>
    <w:rsid w:val="40941BC9"/>
    <w:rsid w:val="41522DBE"/>
    <w:rsid w:val="417E4AB7"/>
    <w:rsid w:val="43099DB3"/>
    <w:rsid w:val="43141AA9"/>
    <w:rsid w:val="434594E7"/>
    <w:rsid w:val="4373004A"/>
    <w:rsid w:val="438E5368"/>
    <w:rsid w:val="441CAD8E"/>
    <w:rsid w:val="459DBCAE"/>
    <w:rsid w:val="463AC0C6"/>
    <w:rsid w:val="47760B32"/>
    <w:rsid w:val="47876D52"/>
    <w:rsid w:val="479D066E"/>
    <w:rsid w:val="488D098B"/>
    <w:rsid w:val="4910EA62"/>
    <w:rsid w:val="493328ED"/>
    <w:rsid w:val="496D05D3"/>
    <w:rsid w:val="49949D9A"/>
    <w:rsid w:val="4B2639BD"/>
    <w:rsid w:val="4C21E9A3"/>
    <w:rsid w:val="4C99C85D"/>
    <w:rsid w:val="4D4676C6"/>
    <w:rsid w:val="4E6F8577"/>
    <w:rsid w:val="4EEEC3A1"/>
    <w:rsid w:val="4F79DE62"/>
    <w:rsid w:val="504D02D2"/>
    <w:rsid w:val="5084B249"/>
    <w:rsid w:val="515366A8"/>
    <w:rsid w:val="51798EEB"/>
    <w:rsid w:val="531065C2"/>
    <w:rsid w:val="537A3752"/>
    <w:rsid w:val="53A2BEF5"/>
    <w:rsid w:val="5477D194"/>
    <w:rsid w:val="55A550A1"/>
    <w:rsid w:val="55F292FA"/>
    <w:rsid w:val="560D2DE2"/>
    <w:rsid w:val="560E38F6"/>
    <w:rsid w:val="5691705D"/>
    <w:rsid w:val="56AC27D1"/>
    <w:rsid w:val="56C16B9E"/>
    <w:rsid w:val="5856B135"/>
    <w:rsid w:val="598BF7D7"/>
    <w:rsid w:val="5C27B2C5"/>
    <w:rsid w:val="5C95B9A8"/>
    <w:rsid w:val="5E228A5B"/>
    <w:rsid w:val="5F201CFD"/>
    <w:rsid w:val="607E0215"/>
    <w:rsid w:val="60BDADEB"/>
    <w:rsid w:val="6158C00B"/>
    <w:rsid w:val="61E2C63A"/>
    <w:rsid w:val="61F9B1BC"/>
    <w:rsid w:val="630D1E30"/>
    <w:rsid w:val="634C687F"/>
    <w:rsid w:val="63CA529E"/>
    <w:rsid w:val="64437C34"/>
    <w:rsid w:val="66021DAB"/>
    <w:rsid w:val="667190E1"/>
    <w:rsid w:val="66D19D0D"/>
    <w:rsid w:val="66F28F04"/>
    <w:rsid w:val="67046AB5"/>
    <w:rsid w:val="67DC8DCA"/>
    <w:rsid w:val="69199883"/>
    <w:rsid w:val="6981492A"/>
    <w:rsid w:val="69A61FD3"/>
    <w:rsid w:val="69C2D930"/>
    <w:rsid w:val="69F3C2C5"/>
    <w:rsid w:val="6B3C2267"/>
    <w:rsid w:val="6B43D9AA"/>
    <w:rsid w:val="6C1B9CFC"/>
    <w:rsid w:val="6C4E2B09"/>
    <w:rsid w:val="6C6B6898"/>
    <w:rsid w:val="6CF6E8F6"/>
    <w:rsid w:val="6D12D248"/>
    <w:rsid w:val="6D467151"/>
    <w:rsid w:val="6D6E2386"/>
    <w:rsid w:val="6EE50980"/>
    <w:rsid w:val="6EF31190"/>
    <w:rsid w:val="6F11DB83"/>
    <w:rsid w:val="6F232FE6"/>
    <w:rsid w:val="6F6FB1E5"/>
    <w:rsid w:val="6F7A60E8"/>
    <w:rsid w:val="702E4AC4"/>
    <w:rsid w:val="70A74324"/>
    <w:rsid w:val="70B31A60"/>
    <w:rsid w:val="71596D24"/>
    <w:rsid w:val="72C14BA9"/>
    <w:rsid w:val="745D5EFA"/>
    <w:rsid w:val="745F1DF8"/>
    <w:rsid w:val="75C02EAE"/>
    <w:rsid w:val="773FD3D7"/>
    <w:rsid w:val="77E05F6F"/>
    <w:rsid w:val="79E48638"/>
    <w:rsid w:val="7A48C2EF"/>
    <w:rsid w:val="7A937985"/>
    <w:rsid w:val="7BAD2F84"/>
    <w:rsid w:val="7BB3C9D9"/>
    <w:rsid w:val="7CEBD71D"/>
    <w:rsid w:val="7F35A36B"/>
    <w:rsid w:val="7F95F8EA"/>
    <w:rsid w:val="7FDD6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E9EC"/>
  <w15:docId w15:val="{0CD05C94-64C3-462C-9E29-E1F5DDA6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color w:val="D73A49"/>
      <w:sz w:val="22"/>
    </w:rPr>
  </w:style>
  <w:style w:type="character" w:styleId="DataTypeTok" w:customStyle="1">
    <w:name w:val="DataTypeTok"/>
    <w:basedOn w:val="VerbatimChar"/>
    <w:rPr>
      <w:rFonts w:ascii="Consolas" w:hAnsi="Consolas"/>
      <w:color w:val="D73A49"/>
      <w:sz w:val="22"/>
    </w:rPr>
  </w:style>
  <w:style w:type="character" w:styleId="DecValTok" w:customStyle="1">
    <w:name w:val="DecValTok"/>
    <w:basedOn w:val="VerbatimChar"/>
    <w:rPr>
      <w:rFonts w:ascii="Consolas" w:hAnsi="Consolas"/>
      <w:color w:val="005CC5"/>
      <w:sz w:val="22"/>
    </w:rPr>
  </w:style>
  <w:style w:type="character" w:styleId="BaseNTok" w:customStyle="1">
    <w:name w:val="BaseNTok"/>
    <w:basedOn w:val="VerbatimChar"/>
    <w:rPr>
      <w:rFonts w:ascii="Consolas" w:hAnsi="Consolas"/>
      <w:color w:val="005CC5"/>
      <w:sz w:val="22"/>
    </w:rPr>
  </w:style>
  <w:style w:type="character" w:styleId="FloatTok" w:customStyle="1">
    <w:name w:val="FloatTok"/>
    <w:basedOn w:val="VerbatimChar"/>
    <w:rPr>
      <w:rFonts w:ascii="Consolas" w:hAnsi="Consolas"/>
      <w:color w:val="005CC5"/>
      <w:sz w:val="22"/>
    </w:rPr>
  </w:style>
  <w:style w:type="character" w:styleId="ConstantTok" w:customStyle="1">
    <w:name w:val="ConstantTok"/>
    <w:basedOn w:val="VerbatimChar"/>
    <w:rPr>
      <w:rFonts w:ascii="Consolas" w:hAnsi="Consolas"/>
      <w:color w:val="005CC5"/>
      <w:sz w:val="22"/>
    </w:rPr>
  </w:style>
  <w:style w:type="character" w:styleId="CharTok" w:customStyle="1">
    <w:name w:val="CharTok"/>
    <w:basedOn w:val="VerbatimChar"/>
    <w:rPr>
      <w:rFonts w:ascii="Consolas" w:hAnsi="Consolas"/>
      <w:color w:val="032F62"/>
      <w:sz w:val="22"/>
    </w:rPr>
  </w:style>
  <w:style w:type="character" w:styleId="SpecialCharTok" w:customStyle="1">
    <w:name w:val="SpecialCharTok"/>
    <w:basedOn w:val="VerbatimChar"/>
    <w:rPr>
      <w:rFonts w:ascii="Consolas" w:hAnsi="Consolas"/>
      <w:color w:val="005CC5"/>
      <w:sz w:val="22"/>
    </w:rPr>
  </w:style>
  <w:style w:type="character" w:styleId="StringTok" w:customStyle="1">
    <w:name w:val="StringTok"/>
    <w:basedOn w:val="VerbatimChar"/>
    <w:rPr>
      <w:rFonts w:ascii="Consolas" w:hAnsi="Consolas"/>
      <w:color w:val="032F62"/>
      <w:sz w:val="22"/>
    </w:rPr>
  </w:style>
  <w:style w:type="character" w:styleId="VerbatimStringTok" w:customStyle="1">
    <w:name w:val="VerbatimStringTok"/>
    <w:basedOn w:val="VerbatimChar"/>
    <w:rPr>
      <w:rFonts w:ascii="Consolas" w:hAnsi="Consolas"/>
      <w:color w:val="032F62"/>
      <w:sz w:val="22"/>
    </w:rPr>
  </w:style>
  <w:style w:type="character" w:styleId="SpecialStringTok" w:customStyle="1">
    <w:name w:val="SpecialStringTok"/>
    <w:basedOn w:val="VerbatimChar"/>
    <w:rPr>
      <w:rFonts w:ascii="Consolas" w:hAnsi="Consolas"/>
      <w:color w:val="032F62"/>
      <w:sz w:val="22"/>
    </w:rPr>
  </w:style>
  <w:style w:type="character" w:styleId="ImportTok" w:customStyle="1">
    <w:name w:val="ImportTok"/>
    <w:basedOn w:val="VerbatimChar"/>
    <w:rPr>
      <w:rFonts w:ascii="Consolas" w:hAnsi="Consolas"/>
      <w:color w:val="032F62"/>
      <w:sz w:val="22"/>
    </w:rPr>
  </w:style>
  <w:style w:type="character" w:styleId="CommentTok" w:customStyle="1">
    <w:name w:val="CommentTok"/>
    <w:basedOn w:val="VerbatimChar"/>
    <w:rPr>
      <w:rFonts w:ascii="Consolas" w:hAnsi="Consolas"/>
      <w:color w:val="6A737D"/>
      <w:sz w:val="22"/>
    </w:rPr>
  </w:style>
  <w:style w:type="character" w:styleId="DocumentationTok" w:customStyle="1">
    <w:name w:val="DocumentationTok"/>
    <w:basedOn w:val="VerbatimChar"/>
    <w:rPr>
      <w:rFonts w:ascii="Consolas" w:hAnsi="Consolas"/>
      <w:color w:val="6A737D"/>
      <w:sz w:val="22"/>
    </w:rPr>
  </w:style>
  <w:style w:type="character" w:styleId="AnnotationTok" w:customStyle="1">
    <w:name w:val="AnnotationTok"/>
    <w:basedOn w:val="VerbatimChar"/>
    <w:rPr>
      <w:rFonts w:ascii="Consolas" w:hAnsi="Consolas"/>
      <w:color w:val="6A737D"/>
      <w:sz w:val="22"/>
    </w:rPr>
  </w:style>
  <w:style w:type="character" w:styleId="CommentVarTok" w:customStyle="1">
    <w:name w:val="CommentVarTok"/>
    <w:basedOn w:val="VerbatimChar"/>
    <w:rPr>
      <w:rFonts w:ascii="Consolas" w:hAnsi="Consolas"/>
      <w:color w:val="6A737D"/>
      <w:sz w:val="22"/>
    </w:rPr>
  </w:style>
  <w:style w:type="character" w:styleId="OtherTok" w:customStyle="1">
    <w:name w:val="OtherTok"/>
    <w:basedOn w:val="VerbatimChar"/>
    <w:rPr>
      <w:rFonts w:ascii="Consolas" w:hAnsi="Consolas"/>
      <w:color w:val="6F42C1"/>
      <w:sz w:val="22"/>
    </w:rPr>
  </w:style>
  <w:style w:type="character" w:styleId="FunctionTok" w:customStyle="1">
    <w:name w:val="FunctionTok"/>
    <w:basedOn w:val="VerbatimChar"/>
    <w:rPr>
      <w:rFonts w:ascii="Consolas" w:hAnsi="Consolas"/>
      <w:color w:val="6F42C1"/>
      <w:sz w:val="22"/>
    </w:rPr>
  </w:style>
  <w:style w:type="character" w:styleId="VariableTok" w:customStyle="1">
    <w:name w:val="VariableTok"/>
    <w:basedOn w:val="VerbatimChar"/>
    <w:rPr>
      <w:rFonts w:ascii="Consolas" w:hAnsi="Consolas"/>
      <w:color w:val="E36209"/>
      <w:sz w:val="22"/>
    </w:rPr>
  </w:style>
  <w:style w:type="character" w:styleId="ControlFlowTok" w:customStyle="1">
    <w:name w:val="ControlFlowTok"/>
    <w:basedOn w:val="VerbatimChar"/>
    <w:rPr>
      <w:rFonts w:ascii="Consolas" w:hAnsi="Consolas"/>
      <w:color w:val="D73A49"/>
      <w:sz w:val="22"/>
    </w:rPr>
  </w:style>
  <w:style w:type="character" w:styleId="OperatorTok" w:customStyle="1">
    <w:name w:val="OperatorTok"/>
    <w:basedOn w:val="VerbatimChar"/>
    <w:rPr>
      <w:rFonts w:ascii="Consolas" w:hAnsi="Consolas"/>
      <w:color w:val="24292E"/>
      <w:sz w:val="22"/>
    </w:rPr>
  </w:style>
  <w:style w:type="character" w:styleId="BuiltInTok" w:customStyle="1">
    <w:name w:val="BuiltInTok"/>
    <w:basedOn w:val="VerbatimChar"/>
    <w:rPr>
      <w:rFonts w:ascii="Consolas" w:hAnsi="Consolas"/>
      <w:color w:val="D73A49"/>
      <w:sz w:val="22"/>
    </w:rPr>
  </w:style>
  <w:style w:type="character" w:styleId="ExtensionTok" w:customStyle="1">
    <w:name w:val="ExtensionTok"/>
    <w:basedOn w:val="VerbatimChar"/>
    <w:rPr>
      <w:rFonts w:ascii="Consolas" w:hAnsi="Consolas"/>
      <w:b/>
      <w:color w:val="D73A49"/>
      <w:sz w:val="22"/>
    </w:rPr>
  </w:style>
  <w:style w:type="character" w:styleId="PreprocessorTok" w:customStyle="1">
    <w:name w:val="PreprocessorTok"/>
    <w:basedOn w:val="VerbatimChar"/>
    <w:rPr>
      <w:rFonts w:ascii="Consolas" w:hAnsi="Consolas"/>
      <w:color w:val="D73A49"/>
      <w:sz w:val="22"/>
    </w:rPr>
  </w:style>
  <w:style w:type="character" w:styleId="AttributeTok" w:customStyle="1">
    <w:name w:val="AttributeTok"/>
    <w:basedOn w:val="VerbatimChar"/>
    <w:rPr>
      <w:rFonts w:ascii="Consolas" w:hAnsi="Consolas"/>
      <w:color w:val="D73A49"/>
      <w:sz w:val="22"/>
    </w:rPr>
  </w:style>
  <w:style w:type="character" w:styleId="RegionMarkerTok" w:customStyle="1">
    <w:name w:val="RegionMarkerTok"/>
    <w:basedOn w:val="VerbatimChar"/>
    <w:rPr>
      <w:rFonts w:ascii="Consolas" w:hAnsi="Consolas"/>
      <w:color w:val="6A737D"/>
      <w:sz w:val="22"/>
    </w:rPr>
  </w:style>
  <w:style w:type="character" w:styleId="InformationTok" w:customStyle="1">
    <w:name w:val="InformationTok"/>
    <w:basedOn w:val="VerbatimChar"/>
    <w:rPr>
      <w:rFonts w:ascii="Consolas" w:hAnsi="Consolas"/>
      <w:color w:val="6A737D"/>
      <w:sz w:val="22"/>
    </w:rPr>
  </w:style>
  <w:style w:type="character" w:styleId="WarningTok" w:customStyle="1">
    <w:name w:val="WarningTok"/>
    <w:basedOn w:val="VerbatimChar"/>
    <w:rPr>
      <w:rFonts w:ascii="Consolas" w:hAnsi="Consolas"/>
      <w:color w:val="FF5555"/>
      <w:sz w:val="22"/>
    </w:rPr>
  </w:style>
  <w:style w:type="character" w:styleId="AlertTok" w:customStyle="1">
    <w:name w:val="AlertTok"/>
    <w:basedOn w:val="VerbatimChar"/>
    <w:rPr>
      <w:rFonts w:ascii="Consolas" w:hAnsi="Consolas"/>
      <w:b/>
      <w:color w:val="FF5555"/>
      <w:sz w:val="22"/>
    </w:rPr>
  </w:style>
  <w:style w:type="character" w:styleId="ErrorTok" w:customStyle="1">
    <w:name w:val="ErrorTok"/>
    <w:basedOn w:val="VerbatimChar"/>
    <w:rPr>
      <w:rFonts w:ascii="Consolas" w:hAnsi="Consolas"/>
      <w:color w:val="FF5555"/>
      <w:sz w:val="22"/>
    </w:rPr>
  </w:style>
  <w:style w:type="character" w:styleId="NormalTok" w:customStyle="1">
    <w:name w:val="NormalTok"/>
    <w:basedOn w:val="VerbatimChar"/>
    <w:rPr>
      <w:rFonts w:ascii="Consolas" w:hAnsi="Consolas"/>
      <w:color w:val="24292E"/>
      <w:sz w:val="22"/>
    </w:rPr>
  </w:style>
  <w:style w:type="paragraph" w:styleId="TOC1">
    <w:name w:val="toc 1"/>
    <w:basedOn w:val="Normal"/>
    <w:next w:val="Normal"/>
    <w:autoRedefine/>
    <w:uiPriority w:val="39"/>
    <w:unhideWhenUsed/>
    <w:rsid w:val="00422E8F"/>
    <w:pPr>
      <w:spacing w:after="100"/>
    </w:pPr>
  </w:style>
  <w:style w:type="paragraph" w:styleId="TOC2">
    <w:name w:val="toc 2"/>
    <w:basedOn w:val="Normal"/>
    <w:next w:val="Normal"/>
    <w:autoRedefine/>
    <w:uiPriority w:val="39"/>
    <w:unhideWhenUsed/>
    <w:rsid w:val="00422E8F"/>
    <w:pPr>
      <w:spacing w:after="100"/>
      <w:ind w:left="240"/>
    </w:pPr>
  </w:style>
  <w:style w:type="paragraph" w:styleId="TOC3">
    <w:name w:val="toc 3"/>
    <w:basedOn w:val="Normal"/>
    <w:next w:val="Normal"/>
    <w:autoRedefine/>
    <w:uiPriority w:val="39"/>
    <w:unhideWhenUsed/>
    <w:rsid w:val="00422E8F"/>
    <w:pPr>
      <w:spacing w:after="100"/>
      <w:ind w:left="480"/>
    </w:pPr>
  </w:style>
  <w:style w:type="paragraph" w:styleId="font-claude-response-body" w:customStyle="1">
    <w:name w:val="font-claude-response-body"/>
    <w:basedOn w:val="Normal"/>
    <w:rsid w:val="00422E8F"/>
    <w:pPr>
      <w:spacing w:before="100" w:beforeAutospacing="1" w:after="100" w:afterAutospacing="1"/>
    </w:pPr>
    <w:rPr>
      <w:rFonts w:ascii="Times New Roman" w:hAnsi="Times New Roman" w:eastAsia="Times New Roman" w:cs="Times New Roman"/>
      <w:lang w:val="en-VU" w:eastAsia="en-VU"/>
    </w:rPr>
  </w:style>
  <w:style w:type="character" w:styleId="Emphasis">
    <w:name w:val="Emphasis"/>
    <w:basedOn w:val="DefaultParagraphFont"/>
    <w:uiPriority w:val="20"/>
    <w:qFormat/>
    <w:rsid w:val="00422E8F"/>
    <w:rPr>
      <w:i/>
      <w:iCs/>
    </w:rPr>
  </w:style>
  <w:style w:type="paragraph" w:styleId="CommentText">
    <w:name w:val="annotation text"/>
    <w:basedOn w:val="Normal"/>
    <w:link w:val="CommentTextChar"/>
    <w:semiHidden/>
    <w:unhideWhenUsed/>
    <w:rPr>
      <w:sz w:val="20"/>
      <w:szCs w:val="20"/>
    </w:rPr>
  </w:style>
  <w:style w:type="character" w:styleId="CommentTextChar" w:customStyle="1">
    <w:name w:val="Comment Text Char"/>
    <w:basedOn w:val="DefaultParagraphFont"/>
    <w:link w:val="CommentText"/>
    <w:semiHidden/>
    <w:rPr>
      <w:sz w:val="20"/>
      <w:szCs w:val="20"/>
    </w:rPr>
  </w:style>
  <w:style w:type="character" w:styleId="CommentReference">
    <w:name w:val="annotation reference"/>
    <w:basedOn w:val="DefaultParagraphFont"/>
    <w:semiHidden/>
    <w:unhideWhenUsed/>
    <w:rPr>
      <w:sz w:val="16"/>
      <w:szCs w:val="16"/>
    </w:rPr>
  </w:style>
  <w:style w:type="table" w:styleId="GridTable4-Accent1">
    <w:name w:val="Grid Table 4 Accent 1"/>
    <w:basedOn w:val="TableNormal"/>
    <w:uiPriority w:val="49"/>
    <w:rsid w:val="00C031C9"/>
    <w:pPr>
      <w:spacing w:after="0"/>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C031C9"/>
    <w:pPr>
      <w:spacing w:after="0"/>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paragraph" w:styleId="ListParagraph">
    <w:uiPriority w:val="34"/>
    <w:name w:val="List Paragraph"/>
    <w:basedOn w:val="Normal"/>
    <w:qFormat/>
    <w:rsid w:val="745D5EF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2533">
      <w:bodyDiv w:val="1"/>
      <w:marLeft w:val="0"/>
      <w:marRight w:val="0"/>
      <w:marTop w:val="0"/>
      <w:marBottom w:val="0"/>
      <w:divBdr>
        <w:top w:val="none" w:sz="0" w:space="0" w:color="auto"/>
        <w:left w:val="none" w:sz="0" w:space="0" w:color="auto"/>
        <w:bottom w:val="none" w:sz="0" w:space="0" w:color="auto"/>
        <w:right w:val="none" w:sz="0" w:space="0" w:color="auto"/>
      </w:divBdr>
    </w:div>
    <w:div w:id="795292655">
      <w:bodyDiv w:val="1"/>
      <w:marLeft w:val="0"/>
      <w:marRight w:val="0"/>
      <w:marTop w:val="0"/>
      <w:marBottom w:val="0"/>
      <w:divBdr>
        <w:top w:val="none" w:sz="0" w:space="0" w:color="auto"/>
        <w:left w:val="none" w:sz="0" w:space="0" w:color="auto"/>
        <w:bottom w:val="none" w:sz="0" w:space="0" w:color="auto"/>
        <w:right w:val="none" w:sz="0" w:space="0" w:color="auto"/>
      </w:divBdr>
    </w:div>
    <w:div w:id="1051152632">
      <w:bodyDiv w:val="1"/>
      <w:marLeft w:val="0"/>
      <w:marRight w:val="0"/>
      <w:marTop w:val="0"/>
      <w:marBottom w:val="0"/>
      <w:divBdr>
        <w:top w:val="none" w:sz="0" w:space="0" w:color="auto"/>
        <w:left w:val="none" w:sz="0" w:space="0" w:color="auto"/>
        <w:bottom w:val="none" w:sz="0" w:space="0" w:color="auto"/>
        <w:right w:val="none" w:sz="0" w:space="0" w:color="auto"/>
      </w:divBdr>
    </w:div>
    <w:div w:id="1134106531">
      <w:bodyDiv w:val="1"/>
      <w:marLeft w:val="0"/>
      <w:marRight w:val="0"/>
      <w:marTop w:val="0"/>
      <w:marBottom w:val="0"/>
      <w:divBdr>
        <w:top w:val="none" w:sz="0" w:space="0" w:color="auto"/>
        <w:left w:val="none" w:sz="0" w:space="0" w:color="auto"/>
        <w:bottom w:val="none" w:sz="0" w:space="0" w:color="auto"/>
        <w:right w:val="none" w:sz="0" w:space="0" w:color="auto"/>
      </w:divBdr>
    </w:div>
    <w:div w:id="19835810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014b6023389b4488" Type="http://schemas.openxmlformats.org/officeDocument/2006/relationships/hyperlink" Target="https://vtiger.co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Concept Note: PSC Form Submission Tracker</dc:title>
  <dc:creator>Innovation and Digital Development Unit (IPDU), Public Service Commission</dc:creator>
  <keywords/>
  <lastModifiedBy>Herman Tevilili</lastModifiedBy>
  <revision>8</revision>
  <dcterms:created xsi:type="dcterms:W3CDTF">2026-04-29T03:19:00.0000000Z</dcterms:created>
  <dcterms:modified xsi:type="dcterms:W3CDTF">2026-05-06T04:19:34.1224936Z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2026-04-01</vt:lpwstr>
  </property>
  <property fmtid="{D5CDD505-2E9C-101B-9397-08002B2CF9AE}" pid="6" name="engines">
    <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Digitisation of PSC Form Submissions and Progress Tracking — Public Service Commission of Vanuatu</vt:lpwstr>
  </property>
  <property fmtid="{D5CDD505-2E9C-101B-9397-08002B2CF9AE}" pid="14" name="toc-title">
    <vt:lpwstr>Table of contents</vt:lpwstr>
  </property>
</Properties>
</file>