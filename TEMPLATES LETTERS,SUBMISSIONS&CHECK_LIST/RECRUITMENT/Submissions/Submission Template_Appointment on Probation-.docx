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98"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01"/>
        <w:gridCol w:w="7897"/>
      </w:tblGrid>
      <w:tr w:rsidR="009A7222" w:rsidRPr="00DA5359" w14:paraId="6BDFC797" w14:textId="77777777" w:rsidTr="00BE5182">
        <w:tc>
          <w:tcPr>
            <w:tcW w:w="10098" w:type="dxa"/>
            <w:gridSpan w:val="2"/>
            <w:tcBorders>
              <w:top w:val="single" w:sz="4" w:space="0" w:color="auto"/>
              <w:left w:val="single" w:sz="4" w:space="0" w:color="auto"/>
              <w:bottom w:val="single" w:sz="4" w:space="0" w:color="auto"/>
              <w:right w:val="single" w:sz="4" w:space="0" w:color="auto"/>
            </w:tcBorders>
          </w:tcPr>
          <w:p w14:paraId="68F25778" w14:textId="77777777" w:rsidR="009A7222" w:rsidRPr="00DA5359" w:rsidRDefault="001E4531">
            <w:pPr>
              <w:spacing w:line="276" w:lineRule="auto"/>
              <w:jc w:val="center"/>
              <w:rPr>
                <w:rFonts w:ascii="Book Antiqua" w:hAnsi="Book Antiqua"/>
                <w:b/>
                <w:sz w:val="22"/>
                <w:szCs w:val="22"/>
              </w:rPr>
            </w:pPr>
            <w:bookmarkStart w:id="0" w:name="_Hlk126073758"/>
            <w:r>
              <w:rPr>
                <w:rFonts w:ascii="Book Antiqua" w:hAnsi="Book Antiqua"/>
                <w:b/>
                <w:sz w:val="22"/>
                <w:szCs w:val="22"/>
              </w:rPr>
              <w:t xml:space="preserve"> </w:t>
            </w:r>
            <w:r w:rsidR="00D3072E">
              <w:rPr>
                <w:rFonts w:ascii="Book Antiqua" w:hAnsi="Book Antiqua"/>
                <w:b/>
                <w:sz w:val="22"/>
                <w:szCs w:val="22"/>
              </w:rPr>
              <w:t xml:space="preserve"> </w:t>
            </w:r>
          </w:p>
          <w:p w14:paraId="34127EAC" w14:textId="77777777" w:rsidR="009A7222" w:rsidRPr="00DA5359" w:rsidRDefault="009A7222">
            <w:pPr>
              <w:spacing w:line="276" w:lineRule="auto"/>
              <w:jc w:val="center"/>
              <w:rPr>
                <w:rFonts w:ascii="Book Antiqua" w:hAnsi="Book Antiqua"/>
                <w:b/>
                <w:sz w:val="22"/>
                <w:szCs w:val="22"/>
              </w:rPr>
            </w:pPr>
            <w:r w:rsidRPr="00DA5359">
              <w:rPr>
                <w:rFonts w:ascii="Book Antiqua" w:hAnsi="Book Antiqua"/>
                <w:b/>
                <w:sz w:val="22"/>
                <w:szCs w:val="22"/>
              </w:rPr>
              <w:t>PUBLIC SERVICE COMMISSION</w:t>
            </w:r>
          </w:p>
          <w:p w14:paraId="44924B6D" w14:textId="77777777" w:rsidR="009A7222" w:rsidRPr="00DA5359" w:rsidRDefault="009A7222">
            <w:pPr>
              <w:spacing w:line="276" w:lineRule="auto"/>
              <w:jc w:val="center"/>
              <w:rPr>
                <w:rFonts w:ascii="Book Antiqua" w:hAnsi="Book Antiqua"/>
                <w:b/>
                <w:sz w:val="22"/>
                <w:szCs w:val="22"/>
              </w:rPr>
            </w:pPr>
            <w:r w:rsidRPr="00DA5359">
              <w:rPr>
                <w:rFonts w:ascii="Book Antiqua" w:hAnsi="Book Antiqua"/>
                <w:b/>
                <w:sz w:val="22"/>
                <w:szCs w:val="22"/>
              </w:rPr>
              <w:t>RECRUITMENT SUBMISSION PAPER</w:t>
            </w:r>
          </w:p>
          <w:p w14:paraId="3B645E41" w14:textId="77777777" w:rsidR="009A7222" w:rsidRPr="00DA5359" w:rsidRDefault="009A7222">
            <w:pPr>
              <w:spacing w:line="276" w:lineRule="auto"/>
              <w:jc w:val="center"/>
              <w:rPr>
                <w:rFonts w:ascii="Book Antiqua" w:hAnsi="Book Antiqua"/>
                <w:b/>
                <w:sz w:val="22"/>
                <w:szCs w:val="22"/>
              </w:rPr>
            </w:pPr>
          </w:p>
          <w:p w14:paraId="1480AC4C" w14:textId="77777777" w:rsidR="009A7222" w:rsidRPr="00DA5359" w:rsidRDefault="009A7222" w:rsidP="00BB5D03">
            <w:r w:rsidRPr="00DA5359">
              <w:t>Meeting Number:</w:t>
            </w:r>
          </w:p>
          <w:p w14:paraId="275E9A6E" w14:textId="77777777"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Item No.:</w:t>
            </w:r>
          </w:p>
          <w:p w14:paraId="735737FD" w14:textId="5F8FE33F"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 xml:space="preserve">Submitted by: </w:t>
            </w:r>
            <w:r w:rsidR="00A2486A">
              <w:rPr>
                <w:rFonts w:ascii="Book Antiqua" w:hAnsi="Book Antiqua"/>
                <w:b/>
                <w:sz w:val="22"/>
                <w:szCs w:val="22"/>
              </w:rPr>
              <w:t xml:space="preserve"> </w:t>
            </w:r>
            <w:r w:rsidR="00247A95">
              <w:rPr>
                <w:rFonts w:ascii="Book Antiqua" w:hAnsi="Book Antiqua"/>
                <w:b/>
                <w:sz w:val="22"/>
                <w:szCs w:val="22"/>
              </w:rPr>
              <w:t xml:space="preserve"> </w:t>
            </w:r>
            <w:r w:rsidRPr="00DA5359">
              <w:rPr>
                <w:rFonts w:ascii="Book Antiqua" w:hAnsi="Book Antiqua"/>
                <w:b/>
                <w:sz w:val="22"/>
                <w:szCs w:val="22"/>
              </w:rPr>
              <w:t>Secretary</w:t>
            </w:r>
          </w:p>
          <w:p w14:paraId="740BD06E" w14:textId="57565DF7"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 xml:space="preserve">Action Officer: </w:t>
            </w:r>
            <w:r w:rsidR="00F903F4">
              <w:rPr>
                <w:rFonts w:ascii="Book Antiqua" w:hAnsi="Book Antiqua"/>
                <w:b/>
                <w:sz w:val="22"/>
                <w:szCs w:val="22"/>
              </w:rPr>
              <w:t>Manager HRM</w:t>
            </w:r>
          </w:p>
          <w:p w14:paraId="0447FEFB" w14:textId="3D226461"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 xml:space="preserve">Prepared by:     </w:t>
            </w:r>
            <w:r w:rsidR="00F903F4">
              <w:rPr>
                <w:rFonts w:ascii="Book Antiqua" w:hAnsi="Book Antiqua"/>
                <w:b/>
                <w:sz w:val="22"/>
                <w:szCs w:val="22"/>
              </w:rPr>
              <w:t>[Name]</w:t>
            </w:r>
          </w:p>
          <w:p w14:paraId="590D8FC4" w14:textId="47B261F9"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 xml:space="preserve">Date prepared: </w:t>
            </w:r>
            <w:r w:rsidR="00F903F4">
              <w:rPr>
                <w:rFonts w:ascii="Book Antiqua" w:hAnsi="Book Antiqua"/>
                <w:b/>
                <w:sz w:val="22"/>
                <w:szCs w:val="22"/>
              </w:rPr>
              <w:t>[Date]</w:t>
            </w:r>
          </w:p>
          <w:p w14:paraId="78512EF6" w14:textId="77777777" w:rsidR="009A7222" w:rsidRPr="004E091E" w:rsidRDefault="009A7222" w:rsidP="00BD674D">
            <w:pPr>
              <w:spacing w:line="276" w:lineRule="auto"/>
              <w:rPr>
                <w:rFonts w:ascii="Book Antiqua" w:hAnsi="Book Antiqua"/>
                <w:sz w:val="22"/>
                <w:szCs w:val="22"/>
              </w:rPr>
            </w:pPr>
            <w:r w:rsidRPr="004E091E">
              <w:rPr>
                <w:rFonts w:ascii="Book Antiqua" w:hAnsi="Book Antiqua"/>
                <w:sz w:val="22"/>
                <w:szCs w:val="22"/>
              </w:rPr>
              <w:t>Date receive</w:t>
            </w:r>
            <w:r w:rsidR="007527BD" w:rsidRPr="004E091E">
              <w:rPr>
                <w:rFonts w:ascii="Book Antiqua" w:hAnsi="Book Antiqua"/>
                <w:sz w:val="22"/>
                <w:szCs w:val="22"/>
              </w:rPr>
              <w:t xml:space="preserve">d: </w:t>
            </w:r>
          </w:p>
          <w:p w14:paraId="5D838E9F" w14:textId="77777777" w:rsidR="007527BD" w:rsidRPr="004E091E" w:rsidRDefault="007527BD" w:rsidP="00BD674D">
            <w:pPr>
              <w:spacing w:line="276" w:lineRule="auto"/>
              <w:rPr>
                <w:rFonts w:ascii="Book Antiqua" w:hAnsi="Book Antiqua"/>
                <w:sz w:val="22"/>
                <w:szCs w:val="22"/>
              </w:rPr>
            </w:pPr>
            <w:r w:rsidRPr="004E091E">
              <w:rPr>
                <w:rFonts w:ascii="Book Antiqua" w:hAnsi="Book Antiqua"/>
                <w:sz w:val="22"/>
                <w:szCs w:val="22"/>
              </w:rPr>
              <w:t>Checked by:</w:t>
            </w:r>
          </w:p>
          <w:p w14:paraId="1B036253" w14:textId="77777777" w:rsidR="007527BD" w:rsidRPr="00DA5359" w:rsidRDefault="007527BD" w:rsidP="00BD674D">
            <w:pPr>
              <w:spacing w:line="276" w:lineRule="auto"/>
              <w:rPr>
                <w:rFonts w:ascii="Book Antiqua" w:hAnsi="Book Antiqua"/>
                <w:sz w:val="22"/>
                <w:szCs w:val="22"/>
              </w:rPr>
            </w:pPr>
            <w:r w:rsidRPr="004E091E">
              <w:rPr>
                <w:rFonts w:ascii="Book Antiqua" w:hAnsi="Book Antiqua"/>
                <w:sz w:val="22"/>
                <w:szCs w:val="22"/>
              </w:rPr>
              <w:t>Date Checked:</w:t>
            </w:r>
          </w:p>
        </w:tc>
      </w:tr>
      <w:tr w:rsidR="009A7222" w:rsidRPr="00DA5359" w14:paraId="063E0551" w14:textId="77777777" w:rsidTr="00BE5182">
        <w:tc>
          <w:tcPr>
            <w:tcW w:w="2201" w:type="dxa"/>
            <w:tcBorders>
              <w:top w:val="single" w:sz="4" w:space="0" w:color="auto"/>
              <w:left w:val="single" w:sz="4" w:space="0" w:color="auto"/>
              <w:bottom w:val="single" w:sz="4" w:space="0" w:color="auto"/>
              <w:right w:val="single" w:sz="4" w:space="0" w:color="auto"/>
            </w:tcBorders>
          </w:tcPr>
          <w:p w14:paraId="02F8E9F7" w14:textId="77777777" w:rsidR="009A7222" w:rsidRPr="00DA5359" w:rsidRDefault="009A7222">
            <w:pPr>
              <w:spacing w:line="276" w:lineRule="auto"/>
              <w:rPr>
                <w:rFonts w:ascii="Book Antiqua" w:hAnsi="Book Antiqua"/>
                <w:b/>
                <w:sz w:val="22"/>
                <w:szCs w:val="22"/>
              </w:rPr>
            </w:pPr>
          </w:p>
          <w:p w14:paraId="223450D2" w14:textId="77777777"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Subject matter</w:t>
            </w:r>
          </w:p>
        </w:tc>
        <w:tc>
          <w:tcPr>
            <w:tcW w:w="7897" w:type="dxa"/>
            <w:tcBorders>
              <w:top w:val="single" w:sz="4" w:space="0" w:color="auto"/>
              <w:left w:val="single" w:sz="4" w:space="0" w:color="auto"/>
              <w:bottom w:val="single" w:sz="4" w:space="0" w:color="auto"/>
              <w:right w:val="single" w:sz="4" w:space="0" w:color="auto"/>
            </w:tcBorders>
          </w:tcPr>
          <w:p w14:paraId="4C0D4296" w14:textId="77777777" w:rsidR="009A7222" w:rsidRPr="00DA5359" w:rsidRDefault="009A7222">
            <w:pPr>
              <w:spacing w:line="276" w:lineRule="auto"/>
              <w:rPr>
                <w:rFonts w:ascii="Book Antiqua" w:hAnsi="Book Antiqua"/>
                <w:sz w:val="22"/>
                <w:szCs w:val="22"/>
              </w:rPr>
            </w:pPr>
          </w:p>
          <w:p w14:paraId="33C04B1C" w14:textId="2FE9EFBB" w:rsidR="009A7222" w:rsidRPr="00DA5359" w:rsidRDefault="004E091E">
            <w:pPr>
              <w:spacing w:line="276" w:lineRule="auto"/>
              <w:rPr>
                <w:rFonts w:ascii="Book Antiqua" w:hAnsi="Book Antiqua"/>
                <w:b/>
                <w:sz w:val="22"/>
                <w:szCs w:val="22"/>
              </w:rPr>
            </w:pPr>
            <w:r>
              <w:rPr>
                <w:rFonts w:ascii="Book Antiqua" w:hAnsi="Book Antiqua"/>
                <w:sz w:val="22"/>
                <w:szCs w:val="22"/>
              </w:rPr>
              <w:t>A</w:t>
            </w:r>
            <w:r w:rsidR="00C95C91" w:rsidRPr="00DA5359">
              <w:rPr>
                <w:rFonts w:ascii="Book Antiqua" w:hAnsi="Book Antiqua"/>
                <w:sz w:val="22"/>
                <w:szCs w:val="22"/>
              </w:rPr>
              <w:t xml:space="preserve">ppointment </w:t>
            </w:r>
            <w:r w:rsidR="00AE0FCF" w:rsidRPr="00DA5359">
              <w:rPr>
                <w:rFonts w:ascii="Book Antiqua" w:hAnsi="Book Antiqua"/>
                <w:sz w:val="22"/>
                <w:szCs w:val="22"/>
              </w:rPr>
              <w:t xml:space="preserve">of </w:t>
            </w:r>
            <w:r>
              <w:rPr>
                <w:rFonts w:ascii="Book Antiqua" w:hAnsi="Book Antiqua"/>
                <w:sz w:val="22"/>
                <w:szCs w:val="22"/>
              </w:rPr>
              <w:t xml:space="preserve">potential </w:t>
            </w:r>
            <w:r w:rsidR="00E749A5">
              <w:rPr>
                <w:rFonts w:ascii="Book Antiqua" w:hAnsi="Book Antiqua"/>
                <w:sz w:val="22"/>
                <w:szCs w:val="22"/>
              </w:rPr>
              <w:t xml:space="preserve">candidate </w:t>
            </w:r>
            <w:r w:rsidR="00E749A5" w:rsidRPr="00DA5359">
              <w:rPr>
                <w:rFonts w:ascii="Book Antiqua" w:hAnsi="Book Antiqua"/>
                <w:sz w:val="22"/>
                <w:szCs w:val="22"/>
              </w:rPr>
              <w:t>to</w:t>
            </w:r>
            <w:r w:rsidR="009A7222" w:rsidRPr="00DA5359">
              <w:rPr>
                <w:rFonts w:ascii="Book Antiqua" w:hAnsi="Book Antiqua"/>
                <w:sz w:val="22"/>
                <w:szCs w:val="22"/>
              </w:rPr>
              <w:t xml:space="preserve"> the position of</w:t>
            </w:r>
            <w:r w:rsidR="00247A95">
              <w:rPr>
                <w:rFonts w:ascii="Book Antiqua" w:hAnsi="Book Antiqua"/>
                <w:sz w:val="22"/>
                <w:szCs w:val="22"/>
              </w:rPr>
              <w:t xml:space="preserve"> a </w:t>
            </w:r>
            <w:r w:rsidR="00F903F4" w:rsidRPr="00F903F4">
              <w:rPr>
                <w:rFonts w:ascii="Book Antiqua" w:hAnsi="Book Antiqua"/>
                <w:b/>
                <w:color w:val="FF0000"/>
                <w:sz w:val="22"/>
                <w:szCs w:val="22"/>
              </w:rPr>
              <w:t xml:space="preserve">[Position Title], [Post No.], </w:t>
            </w:r>
            <w:r w:rsidR="00F903F4">
              <w:rPr>
                <w:rFonts w:ascii="Book Antiqua" w:hAnsi="Book Antiqua"/>
                <w:b/>
                <w:sz w:val="22"/>
                <w:szCs w:val="22"/>
              </w:rPr>
              <w:t xml:space="preserve">within the Department of </w:t>
            </w:r>
            <w:r w:rsidR="00F903F4" w:rsidRPr="00F903F4">
              <w:rPr>
                <w:rFonts w:ascii="Book Antiqua" w:hAnsi="Book Antiqua"/>
                <w:b/>
                <w:color w:val="FF0000"/>
                <w:sz w:val="22"/>
                <w:szCs w:val="22"/>
              </w:rPr>
              <w:t>[name of department], [Ministry Name]</w:t>
            </w:r>
            <w:r w:rsidR="00F903F4">
              <w:rPr>
                <w:rFonts w:ascii="Book Antiqua" w:hAnsi="Book Antiqua"/>
                <w:color w:val="FF0000"/>
                <w:sz w:val="22"/>
                <w:szCs w:val="22"/>
              </w:rPr>
              <w:t>.</w:t>
            </w:r>
          </w:p>
          <w:p w14:paraId="730E4A1C" w14:textId="77777777" w:rsidR="009A7222" w:rsidRPr="00DA5359" w:rsidRDefault="009A7222">
            <w:pPr>
              <w:spacing w:line="276" w:lineRule="auto"/>
              <w:rPr>
                <w:rFonts w:ascii="Book Antiqua" w:hAnsi="Book Antiqua"/>
                <w:b/>
                <w:sz w:val="22"/>
                <w:szCs w:val="22"/>
              </w:rPr>
            </w:pPr>
          </w:p>
        </w:tc>
      </w:tr>
      <w:tr w:rsidR="009A7222" w:rsidRPr="0097284B" w14:paraId="06107C81" w14:textId="77777777" w:rsidTr="00BE5182">
        <w:tc>
          <w:tcPr>
            <w:tcW w:w="2201" w:type="dxa"/>
            <w:tcBorders>
              <w:top w:val="single" w:sz="4" w:space="0" w:color="auto"/>
              <w:left w:val="single" w:sz="4" w:space="0" w:color="auto"/>
              <w:bottom w:val="single" w:sz="4" w:space="0" w:color="auto"/>
              <w:right w:val="single" w:sz="4" w:space="0" w:color="auto"/>
            </w:tcBorders>
            <w:hideMark/>
          </w:tcPr>
          <w:p w14:paraId="145EB2B2" w14:textId="77777777"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Purpose</w:t>
            </w:r>
          </w:p>
        </w:tc>
        <w:tc>
          <w:tcPr>
            <w:tcW w:w="7897" w:type="dxa"/>
            <w:tcBorders>
              <w:top w:val="single" w:sz="4" w:space="0" w:color="auto"/>
              <w:left w:val="single" w:sz="4" w:space="0" w:color="auto"/>
              <w:bottom w:val="single" w:sz="4" w:space="0" w:color="auto"/>
              <w:right w:val="single" w:sz="4" w:space="0" w:color="auto"/>
            </w:tcBorders>
            <w:hideMark/>
          </w:tcPr>
          <w:p w14:paraId="0FFA07F8" w14:textId="39AB602E" w:rsidR="00D01AB7" w:rsidRPr="0097284B" w:rsidRDefault="00F903F4" w:rsidP="005E5C51">
            <w:pPr>
              <w:spacing w:line="276" w:lineRule="auto"/>
              <w:jc w:val="both"/>
              <w:rPr>
                <w:rFonts w:ascii="Book Antiqua" w:hAnsi="Book Antiqua"/>
                <w:sz w:val="22"/>
                <w:szCs w:val="22"/>
              </w:rPr>
            </w:pPr>
            <w:r w:rsidRPr="00F903F4">
              <w:rPr>
                <w:rFonts w:ascii="Book Antiqua" w:hAnsi="Book Antiqua"/>
                <w:color w:val="FF0000"/>
                <w:sz w:val="22"/>
                <w:szCs w:val="22"/>
              </w:rPr>
              <w:t>[Insert purpose as per JD]</w:t>
            </w:r>
          </w:p>
        </w:tc>
      </w:tr>
      <w:tr w:rsidR="009A7222" w:rsidRPr="00DA5359" w14:paraId="66D58148" w14:textId="77777777" w:rsidTr="00BE5182">
        <w:tc>
          <w:tcPr>
            <w:tcW w:w="2201" w:type="dxa"/>
            <w:tcBorders>
              <w:top w:val="single" w:sz="4" w:space="0" w:color="auto"/>
              <w:left w:val="single" w:sz="4" w:space="0" w:color="auto"/>
              <w:bottom w:val="single" w:sz="4" w:space="0" w:color="auto"/>
              <w:right w:val="single" w:sz="4" w:space="0" w:color="auto"/>
            </w:tcBorders>
          </w:tcPr>
          <w:p w14:paraId="4185184F" w14:textId="77777777" w:rsidR="009A7222" w:rsidRPr="00DA5359" w:rsidRDefault="009A7222">
            <w:pPr>
              <w:spacing w:line="276" w:lineRule="auto"/>
              <w:rPr>
                <w:rFonts w:ascii="Book Antiqua" w:hAnsi="Book Antiqua"/>
                <w:b/>
                <w:sz w:val="22"/>
                <w:szCs w:val="22"/>
              </w:rPr>
            </w:pPr>
          </w:p>
          <w:p w14:paraId="2A02786D" w14:textId="7FF0FA90"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 xml:space="preserve">Reasons why it is necessary to require the services </w:t>
            </w:r>
            <w:r w:rsidR="00E749A5" w:rsidRPr="00DA5359">
              <w:rPr>
                <w:rFonts w:ascii="Book Antiqua" w:hAnsi="Book Antiqua"/>
                <w:b/>
                <w:sz w:val="22"/>
                <w:szCs w:val="22"/>
              </w:rPr>
              <w:t>of this</w:t>
            </w:r>
            <w:r w:rsidRPr="00DA5359">
              <w:rPr>
                <w:rFonts w:ascii="Book Antiqua" w:hAnsi="Book Antiqua"/>
                <w:b/>
                <w:sz w:val="22"/>
                <w:szCs w:val="22"/>
              </w:rPr>
              <w:t xml:space="preserve"> position</w:t>
            </w:r>
          </w:p>
        </w:tc>
        <w:tc>
          <w:tcPr>
            <w:tcW w:w="7897" w:type="dxa"/>
            <w:tcBorders>
              <w:top w:val="single" w:sz="4" w:space="0" w:color="auto"/>
              <w:left w:val="single" w:sz="4" w:space="0" w:color="auto"/>
              <w:bottom w:val="single" w:sz="4" w:space="0" w:color="auto"/>
              <w:right w:val="single" w:sz="4" w:space="0" w:color="auto"/>
            </w:tcBorders>
          </w:tcPr>
          <w:p w14:paraId="3BD2AC63" w14:textId="77777777" w:rsidR="009A7222" w:rsidRPr="00DA5359" w:rsidRDefault="009A7222">
            <w:pPr>
              <w:spacing w:line="276" w:lineRule="auto"/>
              <w:rPr>
                <w:rFonts w:ascii="Book Antiqua" w:hAnsi="Book Antiqua"/>
                <w:sz w:val="22"/>
                <w:szCs w:val="22"/>
              </w:rPr>
            </w:pPr>
          </w:p>
          <w:p w14:paraId="1C2C340C" w14:textId="3650FF9C" w:rsidR="009A7222" w:rsidRPr="00DA5359" w:rsidRDefault="00FA0B66" w:rsidP="00F06C71">
            <w:pPr>
              <w:spacing w:line="276" w:lineRule="auto"/>
              <w:jc w:val="both"/>
              <w:rPr>
                <w:rFonts w:ascii="Book Antiqua" w:hAnsi="Book Antiqua"/>
                <w:sz w:val="22"/>
                <w:szCs w:val="22"/>
              </w:rPr>
            </w:pPr>
            <w:r>
              <w:rPr>
                <w:rFonts w:ascii="Book Antiqua" w:hAnsi="Book Antiqua"/>
                <w:sz w:val="22"/>
                <w:szCs w:val="22"/>
              </w:rPr>
              <w:t xml:space="preserve">See attached </w:t>
            </w:r>
            <w:r w:rsidR="0029164C">
              <w:rPr>
                <w:rFonts w:ascii="Book Antiqua" w:hAnsi="Book Antiqua"/>
                <w:sz w:val="22"/>
                <w:szCs w:val="22"/>
              </w:rPr>
              <w:t>JD</w:t>
            </w:r>
            <w:r w:rsidR="00AB147C">
              <w:rPr>
                <w:rFonts w:ascii="Book Antiqua" w:hAnsi="Book Antiqua"/>
                <w:sz w:val="22"/>
                <w:szCs w:val="22"/>
              </w:rPr>
              <w:t xml:space="preserve"> </w:t>
            </w:r>
          </w:p>
        </w:tc>
      </w:tr>
      <w:tr w:rsidR="009A7222" w:rsidRPr="00DA5359" w14:paraId="1CAB405B" w14:textId="77777777" w:rsidTr="00BE5182">
        <w:trPr>
          <w:trHeight w:val="935"/>
        </w:trPr>
        <w:tc>
          <w:tcPr>
            <w:tcW w:w="2201" w:type="dxa"/>
            <w:tcBorders>
              <w:top w:val="single" w:sz="4" w:space="0" w:color="auto"/>
              <w:left w:val="single" w:sz="4" w:space="0" w:color="auto"/>
              <w:bottom w:val="single" w:sz="4" w:space="0" w:color="auto"/>
              <w:right w:val="single" w:sz="4" w:space="0" w:color="auto"/>
            </w:tcBorders>
          </w:tcPr>
          <w:p w14:paraId="27CD8797" w14:textId="77777777" w:rsidR="009A7222" w:rsidRPr="00DA5359" w:rsidRDefault="009A7222">
            <w:pPr>
              <w:spacing w:line="276" w:lineRule="auto"/>
              <w:rPr>
                <w:rFonts w:ascii="Book Antiqua" w:hAnsi="Book Antiqua"/>
                <w:b/>
                <w:sz w:val="22"/>
                <w:szCs w:val="22"/>
              </w:rPr>
            </w:pPr>
          </w:p>
          <w:p w14:paraId="12D77CEE" w14:textId="77777777"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Location of the position</w:t>
            </w:r>
          </w:p>
        </w:tc>
        <w:tc>
          <w:tcPr>
            <w:tcW w:w="7897" w:type="dxa"/>
            <w:tcBorders>
              <w:top w:val="single" w:sz="4" w:space="0" w:color="auto"/>
              <w:left w:val="single" w:sz="4" w:space="0" w:color="auto"/>
              <w:bottom w:val="single" w:sz="4" w:space="0" w:color="auto"/>
              <w:right w:val="single" w:sz="4" w:space="0" w:color="auto"/>
            </w:tcBorders>
          </w:tcPr>
          <w:p w14:paraId="6FE07E77" w14:textId="77777777" w:rsidR="00F06C71" w:rsidRDefault="00F06C71">
            <w:pPr>
              <w:spacing w:line="276" w:lineRule="auto"/>
              <w:rPr>
                <w:rFonts w:ascii="Book Antiqua" w:hAnsi="Book Antiqua"/>
                <w:sz w:val="22"/>
                <w:szCs w:val="22"/>
                <w:lang w:val="en-US"/>
              </w:rPr>
            </w:pPr>
          </w:p>
          <w:p w14:paraId="12608A6D" w14:textId="43982B2C" w:rsidR="007854D9" w:rsidRPr="00DA5359" w:rsidRDefault="00F903F4">
            <w:pPr>
              <w:spacing w:line="276" w:lineRule="auto"/>
              <w:rPr>
                <w:rFonts w:ascii="Book Antiqua" w:hAnsi="Book Antiqua"/>
                <w:sz w:val="22"/>
                <w:szCs w:val="22"/>
                <w:lang w:val="en-US"/>
              </w:rPr>
            </w:pPr>
            <w:r w:rsidRPr="00F903F4">
              <w:rPr>
                <w:rFonts w:ascii="Book Antiqua" w:hAnsi="Book Antiqua"/>
                <w:color w:val="FF0000"/>
                <w:sz w:val="22"/>
                <w:szCs w:val="22"/>
                <w:lang w:val="en-US"/>
              </w:rPr>
              <w:t>[Name of Location]</w:t>
            </w:r>
          </w:p>
        </w:tc>
      </w:tr>
      <w:tr w:rsidR="009A7222" w:rsidRPr="00DA5359" w14:paraId="1EBA293F" w14:textId="77777777" w:rsidTr="00BE5182">
        <w:tc>
          <w:tcPr>
            <w:tcW w:w="2201" w:type="dxa"/>
            <w:tcBorders>
              <w:top w:val="single" w:sz="4" w:space="0" w:color="auto"/>
              <w:left w:val="single" w:sz="4" w:space="0" w:color="auto"/>
              <w:bottom w:val="single" w:sz="4" w:space="0" w:color="auto"/>
              <w:right w:val="single" w:sz="4" w:space="0" w:color="auto"/>
            </w:tcBorders>
          </w:tcPr>
          <w:p w14:paraId="70D0A4D8" w14:textId="77777777" w:rsidR="009A7222" w:rsidRPr="00DA5359" w:rsidRDefault="009A7222">
            <w:pPr>
              <w:spacing w:line="276" w:lineRule="auto"/>
              <w:rPr>
                <w:rFonts w:ascii="Book Antiqua" w:hAnsi="Book Antiqua"/>
                <w:b/>
                <w:sz w:val="22"/>
                <w:szCs w:val="22"/>
              </w:rPr>
            </w:pPr>
          </w:p>
          <w:p w14:paraId="0F50DEBE" w14:textId="77777777" w:rsidR="009A7222" w:rsidRPr="00DA5359" w:rsidRDefault="009A7222">
            <w:pPr>
              <w:spacing w:line="276" w:lineRule="auto"/>
              <w:rPr>
                <w:rFonts w:ascii="Book Antiqua" w:hAnsi="Book Antiqua"/>
                <w:sz w:val="22"/>
                <w:szCs w:val="22"/>
              </w:rPr>
            </w:pPr>
            <w:r w:rsidRPr="00DA5359">
              <w:rPr>
                <w:rFonts w:ascii="Book Antiqua" w:hAnsi="Book Antiqua"/>
                <w:b/>
                <w:sz w:val="22"/>
                <w:szCs w:val="22"/>
              </w:rPr>
              <w:t>Corporate Structure Overview</w:t>
            </w:r>
          </w:p>
        </w:tc>
        <w:tc>
          <w:tcPr>
            <w:tcW w:w="7897" w:type="dxa"/>
            <w:tcBorders>
              <w:top w:val="single" w:sz="4" w:space="0" w:color="auto"/>
              <w:left w:val="single" w:sz="4" w:space="0" w:color="auto"/>
              <w:bottom w:val="single" w:sz="4" w:space="0" w:color="auto"/>
              <w:right w:val="single" w:sz="4" w:space="0" w:color="auto"/>
            </w:tcBorders>
          </w:tcPr>
          <w:p w14:paraId="2C7DE4A2" w14:textId="77777777" w:rsidR="009A7222" w:rsidRPr="00DA5359" w:rsidRDefault="009A7222">
            <w:pPr>
              <w:spacing w:line="276" w:lineRule="auto"/>
              <w:rPr>
                <w:rFonts w:ascii="Book Antiqua" w:hAnsi="Book Antiqua"/>
                <w:sz w:val="22"/>
                <w:szCs w:val="22"/>
              </w:rPr>
            </w:pPr>
          </w:p>
          <w:p w14:paraId="74B8EADF" w14:textId="78DBCA81" w:rsidR="009A7222" w:rsidRPr="00DA5359" w:rsidRDefault="009A7222">
            <w:pPr>
              <w:spacing w:line="276" w:lineRule="auto"/>
              <w:rPr>
                <w:rFonts w:ascii="Book Antiqua" w:hAnsi="Book Antiqua"/>
                <w:sz w:val="22"/>
                <w:szCs w:val="22"/>
              </w:rPr>
            </w:pPr>
            <w:r w:rsidRPr="00DA5359">
              <w:rPr>
                <w:rFonts w:ascii="Book Antiqua" w:hAnsi="Book Antiqua"/>
                <w:sz w:val="22"/>
                <w:szCs w:val="22"/>
              </w:rPr>
              <w:t>See attached organisation chart</w:t>
            </w:r>
            <w:r w:rsidR="00441AC7">
              <w:rPr>
                <w:rFonts w:ascii="Book Antiqua" w:hAnsi="Book Antiqua"/>
                <w:sz w:val="22"/>
                <w:szCs w:val="22"/>
              </w:rPr>
              <w:t xml:space="preserve"> - </w:t>
            </w:r>
          </w:p>
          <w:p w14:paraId="75176CE9" w14:textId="77777777" w:rsidR="009A7222" w:rsidRPr="00DA5359" w:rsidRDefault="009A7222">
            <w:pPr>
              <w:spacing w:line="276" w:lineRule="auto"/>
              <w:rPr>
                <w:rFonts w:ascii="Book Antiqua" w:hAnsi="Book Antiqua"/>
                <w:sz w:val="22"/>
                <w:szCs w:val="22"/>
              </w:rPr>
            </w:pPr>
          </w:p>
        </w:tc>
      </w:tr>
      <w:tr w:rsidR="009A7222" w:rsidRPr="00DA5359" w14:paraId="68FD99A4" w14:textId="77777777" w:rsidTr="00BE5182">
        <w:tc>
          <w:tcPr>
            <w:tcW w:w="2201" w:type="dxa"/>
            <w:tcBorders>
              <w:top w:val="single" w:sz="4" w:space="0" w:color="auto"/>
              <w:left w:val="single" w:sz="4" w:space="0" w:color="auto"/>
              <w:bottom w:val="single" w:sz="4" w:space="0" w:color="auto"/>
              <w:right w:val="single" w:sz="4" w:space="0" w:color="auto"/>
            </w:tcBorders>
          </w:tcPr>
          <w:p w14:paraId="66CD2070" w14:textId="77777777" w:rsidR="009A7222" w:rsidRPr="00DA5359" w:rsidRDefault="009A7222">
            <w:pPr>
              <w:spacing w:line="276" w:lineRule="auto"/>
              <w:rPr>
                <w:rFonts w:ascii="Book Antiqua" w:hAnsi="Book Antiqua"/>
                <w:b/>
                <w:sz w:val="22"/>
                <w:szCs w:val="22"/>
              </w:rPr>
            </w:pPr>
          </w:p>
          <w:p w14:paraId="66625E9F" w14:textId="77777777" w:rsidR="009A7222" w:rsidRPr="00DA5359" w:rsidRDefault="009A7222">
            <w:pPr>
              <w:spacing w:line="276" w:lineRule="auto"/>
              <w:rPr>
                <w:rFonts w:ascii="Book Antiqua" w:hAnsi="Book Antiqua"/>
                <w:sz w:val="22"/>
                <w:szCs w:val="22"/>
              </w:rPr>
            </w:pPr>
            <w:r w:rsidRPr="00DA5359">
              <w:rPr>
                <w:rFonts w:ascii="Book Antiqua" w:hAnsi="Book Antiqua"/>
                <w:b/>
                <w:sz w:val="22"/>
                <w:szCs w:val="22"/>
              </w:rPr>
              <w:t>Main responsibilities and duties of the position outline in the JD</w:t>
            </w:r>
          </w:p>
        </w:tc>
        <w:tc>
          <w:tcPr>
            <w:tcW w:w="7897" w:type="dxa"/>
            <w:tcBorders>
              <w:top w:val="single" w:sz="4" w:space="0" w:color="auto"/>
              <w:left w:val="single" w:sz="4" w:space="0" w:color="auto"/>
              <w:bottom w:val="single" w:sz="4" w:space="0" w:color="auto"/>
              <w:right w:val="single" w:sz="4" w:space="0" w:color="auto"/>
            </w:tcBorders>
          </w:tcPr>
          <w:p w14:paraId="12F690DF" w14:textId="1E5DDF98" w:rsidR="009A7222" w:rsidRPr="00DA5359" w:rsidRDefault="00E135BC">
            <w:pPr>
              <w:spacing w:line="276" w:lineRule="auto"/>
              <w:rPr>
                <w:rFonts w:ascii="Book Antiqua" w:hAnsi="Book Antiqua"/>
                <w:sz w:val="22"/>
                <w:szCs w:val="22"/>
              </w:rPr>
            </w:pPr>
            <w:r>
              <w:rPr>
                <w:rFonts w:ascii="Book Antiqua" w:hAnsi="Book Antiqua"/>
                <w:sz w:val="22"/>
                <w:szCs w:val="22"/>
              </w:rPr>
              <w:t xml:space="preserve">                                                                                                                                        </w:t>
            </w:r>
          </w:p>
          <w:p w14:paraId="18207C47" w14:textId="02DCBCC5" w:rsidR="009A7222" w:rsidRPr="00DA5359" w:rsidRDefault="005E5C51">
            <w:pPr>
              <w:spacing w:line="276" w:lineRule="auto"/>
              <w:rPr>
                <w:rFonts w:ascii="Book Antiqua" w:hAnsi="Book Antiqua"/>
                <w:b/>
                <w:sz w:val="22"/>
                <w:szCs w:val="22"/>
              </w:rPr>
            </w:pPr>
            <w:r>
              <w:rPr>
                <w:rFonts w:ascii="Book Antiqua" w:hAnsi="Book Antiqua"/>
                <w:sz w:val="22"/>
                <w:szCs w:val="22"/>
              </w:rPr>
              <w:t>See attached JD</w:t>
            </w:r>
          </w:p>
          <w:p w14:paraId="314C6B4A" w14:textId="77777777" w:rsidR="009A7222" w:rsidRPr="00DA5359" w:rsidRDefault="009A7222">
            <w:pPr>
              <w:spacing w:line="276" w:lineRule="auto"/>
              <w:rPr>
                <w:rFonts w:ascii="Book Antiqua" w:hAnsi="Book Antiqua"/>
                <w:sz w:val="22"/>
                <w:szCs w:val="22"/>
              </w:rPr>
            </w:pPr>
          </w:p>
          <w:p w14:paraId="5BBCB1E6" w14:textId="77777777" w:rsidR="009A7222" w:rsidRPr="00DA5359" w:rsidRDefault="009A7222">
            <w:pPr>
              <w:spacing w:line="276" w:lineRule="auto"/>
              <w:rPr>
                <w:rFonts w:ascii="Book Antiqua" w:hAnsi="Book Antiqua"/>
                <w:sz w:val="22"/>
                <w:szCs w:val="22"/>
              </w:rPr>
            </w:pPr>
          </w:p>
          <w:p w14:paraId="7101B159" w14:textId="77777777" w:rsidR="009A7222" w:rsidRPr="00DA5359" w:rsidRDefault="009A7222">
            <w:pPr>
              <w:spacing w:line="276" w:lineRule="auto"/>
              <w:rPr>
                <w:rFonts w:ascii="Book Antiqua" w:hAnsi="Book Antiqua"/>
                <w:sz w:val="22"/>
                <w:szCs w:val="22"/>
              </w:rPr>
            </w:pPr>
          </w:p>
        </w:tc>
      </w:tr>
      <w:tr w:rsidR="009A7222" w:rsidRPr="00DA5359" w14:paraId="75577F24" w14:textId="77777777" w:rsidTr="00BE5182">
        <w:tc>
          <w:tcPr>
            <w:tcW w:w="2201" w:type="dxa"/>
            <w:tcBorders>
              <w:top w:val="single" w:sz="4" w:space="0" w:color="auto"/>
              <w:left w:val="single" w:sz="4" w:space="0" w:color="auto"/>
              <w:bottom w:val="single" w:sz="4" w:space="0" w:color="auto"/>
              <w:right w:val="single" w:sz="4" w:space="0" w:color="auto"/>
            </w:tcBorders>
          </w:tcPr>
          <w:p w14:paraId="63FC2196" w14:textId="77777777" w:rsidR="009A7222" w:rsidRPr="00DA5359" w:rsidRDefault="009A7222">
            <w:pPr>
              <w:spacing w:line="276" w:lineRule="auto"/>
              <w:rPr>
                <w:rFonts w:ascii="Book Antiqua" w:hAnsi="Book Antiqua"/>
                <w:b/>
                <w:sz w:val="22"/>
                <w:szCs w:val="22"/>
              </w:rPr>
            </w:pPr>
          </w:p>
          <w:p w14:paraId="5AA15EBE" w14:textId="77777777"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Issue</w:t>
            </w:r>
          </w:p>
        </w:tc>
        <w:tc>
          <w:tcPr>
            <w:tcW w:w="7897" w:type="dxa"/>
            <w:tcBorders>
              <w:top w:val="single" w:sz="4" w:space="0" w:color="auto"/>
              <w:left w:val="single" w:sz="4" w:space="0" w:color="auto"/>
              <w:bottom w:val="single" w:sz="4" w:space="0" w:color="auto"/>
              <w:right w:val="single" w:sz="4" w:space="0" w:color="auto"/>
            </w:tcBorders>
          </w:tcPr>
          <w:p w14:paraId="7BBC8466" w14:textId="77777777" w:rsidR="009A7222" w:rsidRPr="00DA5359" w:rsidRDefault="009A7222">
            <w:pPr>
              <w:spacing w:line="276" w:lineRule="auto"/>
              <w:rPr>
                <w:rFonts w:ascii="Book Antiqua" w:hAnsi="Book Antiqua"/>
                <w:sz w:val="22"/>
                <w:szCs w:val="22"/>
              </w:rPr>
            </w:pPr>
          </w:p>
          <w:p w14:paraId="0A30340B" w14:textId="398CDF7C" w:rsidR="009A7222" w:rsidRPr="00DA5359" w:rsidRDefault="009A7222">
            <w:pPr>
              <w:spacing w:line="276" w:lineRule="auto"/>
              <w:rPr>
                <w:rFonts w:ascii="Book Antiqua" w:hAnsi="Book Antiqua"/>
                <w:sz w:val="22"/>
                <w:szCs w:val="22"/>
              </w:rPr>
            </w:pPr>
            <w:r w:rsidRPr="00DA5359">
              <w:rPr>
                <w:rFonts w:ascii="Book Antiqua" w:hAnsi="Book Antiqua"/>
                <w:sz w:val="22"/>
                <w:szCs w:val="22"/>
              </w:rPr>
              <w:t>Whether the process of recruiting and selecting a</w:t>
            </w:r>
            <w:r w:rsidR="00ED195A" w:rsidRPr="00F903F4">
              <w:rPr>
                <w:rFonts w:ascii="Book Antiqua" w:hAnsi="Book Antiqua"/>
                <w:color w:val="FF0000"/>
                <w:sz w:val="22"/>
                <w:szCs w:val="22"/>
              </w:rPr>
              <w:t xml:space="preserve"> </w:t>
            </w:r>
            <w:r w:rsidR="00F903F4" w:rsidRPr="00F903F4">
              <w:rPr>
                <w:rFonts w:ascii="Book Antiqua" w:hAnsi="Book Antiqua"/>
                <w:b/>
                <w:bCs/>
                <w:color w:val="FF0000"/>
                <w:sz w:val="22"/>
                <w:szCs w:val="22"/>
              </w:rPr>
              <w:t xml:space="preserve">[Position Title] </w:t>
            </w:r>
            <w:r w:rsidR="007527BD">
              <w:rPr>
                <w:rFonts w:ascii="Book Antiqua" w:hAnsi="Book Antiqua"/>
                <w:b/>
                <w:sz w:val="22"/>
                <w:szCs w:val="22"/>
              </w:rPr>
              <w:t xml:space="preserve">Post </w:t>
            </w:r>
            <w:r w:rsidR="00A35F08" w:rsidRPr="00ED195A">
              <w:rPr>
                <w:rFonts w:ascii="Book Antiqua" w:hAnsi="Book Antiqua"/>
                <w:sz w:val="22"/>
                <w:szCs w:val="22"/>
              </w:rPr>
              <w:t>is</w:t>
            </w:r>
            <w:r w:rsidRPr="00DA5359">
              <w:rPr>
                <w:rFonts w:ascii="Book Antiqua" w:hAnsi="Book Antiqua"/>
                <w:sz w:val="22"/>
                <w:szCs w:val="22"/>
              </w:rPr>
              <w:t xml:space="preserve"> done on the grounds of merit or not?  </w:t>
            </w:r>
          </w:p>
          <w:p w14:paraId="76494E8D" w14:textId="77777777" w:rsidR="009A7222" w:rsidRPr="00DA5359" w:rsidRDefault="009A7222">
            <w:pPr>
              <w:spacing w:line="276" w:lineRule="auto"/>
              <w:rPr>
                <w:rFonts w:ascii="Book Antiqua" w:hAnsi="Book Antiqua"/>
                <w:sz w:val="22"/>
                <w:szCs w:val="22"/>
              </w:rPr>
            </w:pPr>
          </w:p>
        </w:tc>
      </w:tr>
      <w:tr w:rsidR="009A7222" w:rsidRPr="00DA5359" w14:paraId="42B75345" w14:textId="77777777" w:rsidTr="00BE5182">
        <w:tc>
          <w:tcPr>
            <w:tcW w:w="2201" w:type="dxa"/>
            <w:tcBorders>
              <w:top w:val="single" w:sz="4" w:space="0" w:color="auto"/>
              <w:left w:val="single" w:sz="4" w:space="0" w:color="auto"/>
              <w:bottom w:val="single" w:sz="4" w:space="0" w:color="auto"/>
              <w:right w:val="single" w:sz="4" w:space="0" w:color="auto"/>
            </w:tcBorders>
          </w:tcPr>
          <w:p w14:paraId="38B57519" w14:textId="77777777"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The law</w:t>
            </w:r>
          </w:p>
          <w:p w14:paraId="245A2503" w14:textId="77777777" w:rsidR="009A7222" w:rsidRPr="00DA5359" w:rsidRDefault="009A7222" w:rsidP="00FE4055">
            <w:pPr>
              <w:spacing w:line="276" w:lineRule="auto"/>
              <w:jc w:val="both"/>
              <w:rPr>
                <w:rFonts w:ascii="Book Antiqua" w:hAnsi="Book Antiqua"/>
                <w:b/>
                <w:sz w:val="22"/>
                <w:szCs w:val="22"/>
                <w:lang w:val="fi-FI"/>
              </w:rPr>
            </w:pPr>
          </w:p>
        </w:tc>
        <w:tc>
          <w:tcPr>
            <w:tcW w:w="7897" w:type="dxa"/>
            <w:tcBorders>
              <w:top w:val="single" w:sz="4" w:space="0" w:color="auto"/>
              <w:left w:val="single" w:sz="4" w:space="0" w:color="auto"/>
              <w:bottom w:val="single" w:sz="4" w:space="0" w:color="auto"/>
              <w:right w:val="single" w:sz="4" w:space="0" w:color="auto"/>
            </w:tcBorders>
          </w:tcPr>
          <w:p w14:paraId="314AB144" w14:textId="77777777" w:rsidR="009A7222" w:rsidRDefault="009A7222" w:rsidP="002A38BE">
            <w:pPr>
              <w:numPr>
                <w:ilvl w:val="0"/>
                <w:numId w:val="1"/>
              </w:numPr>
              <w:spacing w:line="276" w:lineRule="auto"/>
              <w:jc w:val="both"/>
              <w:rPr>
                <w:rFonts w:ascii="Book Antiqua" w:hAnsi="Book Antiqua"/>
                <w:sz w:val="22"/>
                <w:szCs w:val="22"/>
                <w:lang w:val="en-US"/>
              </w:rPr>
            </w:pPr>
          </w:p>
          <w:p w14:paraId="197F5AFE" w14:textId="77777777" w:rsidR="0037132E" w:rsidRDefault="0037132E" w:rsidP="0037132E">
            <w:pPr>
              <w:rPr>
                <w:rFonts w:asciiTheme="majorHAnsi" w:hAnsiTheme="majorHAnsi"/>
                <w:b/>
                <w:bCs/>
              </w:rPr>
            </w:pPr>
            <w:r>
              <w:rPr>
                <w:rFonts w:asciiTheme="majorHAnsi" w:hAnsiTheme="majorHAnsi"/>
                <w:b/>
                <w:bCs/>
              </w:rPr>
              <w:t xml:space="preserve">EMPLOYMENT ACT </w:t>
            </w:r>
          </w:p>
          <w:p w14:paraId="45D27B38" w14:textId="77777777" w:rsidR="0037132E" w:rsidRDefault="0037132E" w:rsidP="0037132E">
            <w:pPr>
              <w:rPr>
                <w:rFonts w:asciiTheme="majorHAnsi" w:hAnsiTheme="majorHAnsi"/>
                <w:b/>
                <w:bCs/>
              </w:rPr>
            </w:pPr>
          </w:p>
          <w:p w14:paraId="36CDEEFB" w14:textId="21FD103A" w:rsidR="0037132E" w:rsidRDefault="0037132E" w:rsidP="0037132E">
            <w:pPr>
              <w:ind w:left="1440" w:hanging="1440"/>
              <w:rPr>
                <w:rFonts w:asciiTheme="majorHAnsi" w:hAnsiTheme="majorHAnsi"/>
                <w:bCs/>
              </w:rPr>
            </w:pPr>
            <w:r>
              <w:rPr>
                <w:rFonts w:asciiTheme="majorHAnsi" w:hAnsiTheme="majorHAnsi"/>
                <w:b/>
                <w:bCs/>
              </w:rPr>
              <w:t>Section 14 (1)</w:t>
            </w:r>
            <w:r w:rsidR="00906EBC">
              <w:rPr>
                <w:rFonts w:asciiTheme="majorHAnsi" w:hAnsiTheme="majorHAnsi"/>
                <w:b/>
                <w:bCs/>
              </w:rPr>
              <w:t xml:space="preserve"> </w:t>
            </w:r>
            <w:r>
              <w:rPr>
                <w:rFonts w:asciiTheme="majorHAnsi" w:hAnsiTheme="majorHAnsi"/>
                <w:bCs/>
              </w:rPr>
              <w:t>Every contract of employment for an unspecified period shall be subject to a probationary period of 15 days. This period may be increased to a maximum of 6 month, including renewals, by agreement between the parties to the contract.</w:t>
            </w:r>
          </w:p>
          <w:p w14:paraId="1555F2A5" w14:textId="77777777" w:rsidR="0037132E" w:rsidRDefault="0037132E" w:rsidP="0037132E">
            <w:pPr>
              <w:ind w:left="1440" w:hanging="1440"/>
              <w:rPr>
                <w:rFonts w:asciiTheme="majorHAnsi" w:hAnsiTheme="majorHAnsi"/>
                <w:bCs/>
              </w:rPr>
            </w:pPr>
            <w:r>
              <w:rPr>
                <w:rFonts w:asciiTheme="majorHAnsi" w:hAnsiTheme="majorHAnsi"/>
                <w:bCs/>
              </w:rPr>
              <w:t xml:space="preserve">               </w:t>
            </w:r>
          </w:p>
          <w:p w14:paraId="1D4A6728" w14:textId="77777777" w:rsidR="0037132E" w:rsidRDefault="0037132E" w:rsidP="0037132E">
            <w:pPr>
              <w:ind w:left="1440" w:hanging="1440"/>
              <w:rPr>
                <w:rFonts w:asciiTheme="majorHAnsi" w:hAnsiTheme="majorHAnsi"/>
                <w:bCs/>
              </w:rPr>
            </w:pPr>
            <w:r>
              <w:rPr>
                <w:rFonts w:asciiTheme="majorHAnsi" w:hAnsiTheme="majorHAnsi"/>
                <w:b/>
                <w:bCs/>
              </w:rPr>
              <w:t xml:space="preserve">                    (2)</w:t>
            </w:r>
            <w:r>
              <w:rPr>
                <w:rFonts w:asciiTheme="majorHAnsi" w:hAnsiTheme="majorHAnsi"/>
                <w:b/>
                <w:bCs/>
              </w:rPr>
              <w:tab/>
            </w:r>
            <w:r>
              <w:rPr>
                <w:rFonts w:asciiTheme="majorHAnsi" w:hAnsiTheme="majorHAnsi"/>
                <w:bCs/>
              </w:rPr>
              <w:t>During the probationary period a contract of employment may be terminated by either party without notice at any time.</w:t>
            </w:r>
          </w:p>
          <w:p w14:paraId="4A641A62" w14:textId="77777777" w:rsidR="0037132E" w:rsidRDefault="0037132E" w:rsidP="00FE4055">
            <w:pPr>
              <w:pStyle w:val="ListParagraph"/>
              <w:rPr>
                <w:rFonts w:ascii="Book Antiqua" w:hAnsi="Book Antiqua"/>
                <w:sz w:val="22"/>
                <w:szCs w:val="22"/>
                <w:lang w:val="en-US"/>
              </w:rPr>
            </w:pPr>
          </w:p>
          <w:p w14:paraId="7D550BEC" w14:textId="77777777" w:rsidR="0037132E" w:rsidRPr="00DA5359" w:rsidRDefault="0037132E" w:rsidP="00FE4055">
            <w:pPr>
              <w:spacing w:line="276" w:lineRule="auto"/>
              <w:ind w:left="1440"/>
              <w:jc w:val="both"/>
              <w:rPr>
                <w:rFonts w:ascii="Book Antiqua" w:hAnsi="Book Antiqua"/>
                <w:sz w:val="22"/>
                <w:szCs w:val="22"/>
                <w:lang w:val="en-US"/>
              </w:rPr>
            </w:pPr>
          </w:p>
        </w:tc>
      </w:tr>
      <w:tr w:rsidR="009A7222" w:rsidRPr="00DA5359" w14:paraId="2543C0B6" w14:textId="77777777" w:rsidTr="001C1368">
        <w:tc>
          <w:tcPr>
            <w:tcW w:w="2201" w:type="dxa"/>
            <w:tcBorders>
              <w:top w:val="single" w:sz="4" w:space="0" w:color="auto"/>
              <w:left w:val="single" w:sz="4" w:space="0" w:color="auto"/>
              <w:bottom w:val="single" w:sz="4" w:space="0" w:color="auto"/>
              <w:right w:val="single" w:sz="4" w:space="0" w:color="auto"/>
            </w:tcBorders>
          </w:tcPr>
          <w:p w14:paraId="0E0265B2" w14:textId="77777777" w:rsidR="009A7222" w:rsidRPr="00DA5359" w:rsidRDefault="009A7222">
            <w:pPr>
              <w:spacing w:line="276" w:lineRule="auto"/>
              <w:rPr>
                <w:rFonts w:ascii="Book Antiqua" w:hAnsi="Book Antiqua"/>
                <w:b/>
                <w:sz w:val="22"/>
                <w:szCs w:val="22"/>
              </w:rPr>
            </w:pPr>
          </w:p>
          <w:p w14:paraId="0D041929" w14:textId="77777777"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The Policy</w:t>
            </w:r>
          </w:p>
          <w:p w14:paraId="7145F5E9" w14:textId="77777777" w:rsidR="009A7222" w:rsidRPr="00DA5359" w:rsidRDefault="009A7222">
            <w:pPr>
              <w:spacing w:line="276" w:lineRule="auto"/>
              <w:rPr>
                <w:rFonts w:ascii="Book Antiqua" w:hAnsi="Book Antiqua"/>
                <w:sz w:val="22"/>
                <w:szCs w:val="22"/>
              </w:rPr>
            </w:pPr>
          </w:p>
        </w:tc>
        <w:tc>
          <w:tcPr>
            <w:tcW w:w="7897" w:type="dxa"/>
            <w:tcBorders>
              <w:top w:val="single" w:sz="4" w:space="0" w:color="auto"/>
              <w:left w:val="single" w:sz="4" w:space="0" w:color="auto"/>
              <w:bottom w:val="single" w:sz="4" w:space="0" w:color="auto"/>
              <w:right w:val="single" w:sz="4" w:space="0" w:color="auto"/>
            </w:tcBorders>
          </w:tcPr>
          <w:p w14:paraId="23F7D871" w14:textId="77777777"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 xml:space="preserve"> </w:t>
            </w:r>
          </w:p>
          <w:p w14:paraId="763736FF" w14:textId="77777777"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PSSM Chapter 3-Recruiting and Selecting staff:</w:t>
            </w:r>
          </w:p>
          <w:p w14:paraId="3F45CD92" w14:textId="77777777"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 xml:space="preserve">Section 1 to 2.8: </w:t>
            </w:r>
          </w:p>
          <w:p w14:paraId="73EC3A78" w14:textId="77777777" w:rsidR="009A7222" w:rsidRPr="00DA5359" w:rsidRDefault="009A7222">
            <w:pPr>
              <w:spacing w:line="276" w:lineRule="auto"/>
              <w:rPr>
                <w:rFonts w:ascii="Book Antiqua" w:hAnsi="Book Antiqua"/>
                <w:b/>
                <w:sz w:val="22"/>
                <w:szCs w:val="22"/>
              </w:rPr>
            </w:pPr>
            <w:r w:rsidRPr="00DA5359">
              <w:rPr>
                <w:rFonts w:ascii="Book Antiqua" w:hAnsi="Book Antiqua"/>
                <w:b/>
                <w:sz w:val="22"/>
                <w:szCs w:val="22"/>
              </w:rPr>
              <w:t>Section 2.8:</w:t>
            </w:r>
          </w:p>
          <w:p w14:paraId="488C0507" w14:textId="77777777" w:rsidR="009A7222" w:rsidRPr="00DA5359" w:rsidRDefault="009A7222">
            <w:pPr>
              <w:pStyle w:val="Heading3"/>
              <w:spacing w:line="276" w:lineRule="auto"/>
              <w:rPr>
                <w:rFonts w:ascii="Book Antiqua" w:hAnsi="Book Antiqua"/>
                <w:sz w:val="22"/>
                <w:szCs w:val="22"/>
              </w:rPr>
            </w:pPr>
            <w:r w:rsidRPr="00DA5359">
              <w:rPr>
                <w:rFonts w:ascii="Book Antiqua" w:hAnsi="Book Antiqua"/>
                <w:sz w:val="22"/>
                <w:szCs w:val="22"/>
              </w:rPr>
              <w:t>2.8</w:t>
            </w:r>
            <w:r w:rsidRPr="00DA5359">
              <w:rPr>
                <w:rFonts w:ascii="Book Antiqua" w:hAnsi="Book Antiqua"/>
                <w:sz w:val="22"/>
                <w:szCs w:val="22"/>
              </w:rPr>
              <w:tab/>
              <w:t>Certifying that prescribed merit selection methods have been followed</w:t>
            </w:r>
          </w:p>
          <w:p w14:paraId="3EA9CC10" w14:textId="77777777" w:rsidR="009A7222" w:rsidRPr="00DA5359" w:rsidRDefault="009A7222" w:rsidP="002A38BE">
            <w:pPr>
              <w:numPr>
                <w:ilvl w:val="0"/>
                <w:numId w:val="2"/>
              </w:numPr>
              <w:spacing w:line="276" w:lineRule="auto"/>
              <w:rPr>
                <w:rFonts w:ascii="Book Antiqua" w:hAnsi="Book Antiqua"/>
                <w:sz w:val="22"/>
                <w:szCs w:val="22"/>
              </w:rPr>
            </w:pPr>
            <w:r w:rsidRPr="00DA5359">
              <w:rPr>
                <w:rFonts w:ascii="Book Antiqua" w:hAnsi="Book Antiqua"/>
                <w:sz w:val="22"/>
                <w:szCs w:val="22"/>
              </w:rPr>
              <w:t>A Director-General is responsible for ensuring that prescribed and appropriate merit selection procedures are in place within all Departments and agencies within their Ministry. Ministry HRO’s are to assist the Director-General in the overall process.</w:t>
            </w:r>
          </w:p>
          <w:p w14:paraId="13065895" w14:textId="77777777" w:rsidR="009A7222" w:rsidRPr="00DA5359" w:rsidRDefault="009A7222">
            <w:pPr>
              <w:spacing w:line="276" w:lineRule="auto"/>
              <w:rPr>
                <w:rFonts w:ascii="Book Antiqua" w:hAnsi="Book Antiqua"/>
                <w:sz w:val="22"/>
                <w:szCs w:val="22"/>
              </w:rPr>
            </w:pPr>
          </w:p>
          <w:p w14:paraId="75810CA4" w14:textId="77777777" w:rsidR="009A7222" w:rsidRPr="00DA5359" w:rsidRDefault="009A7222" w:rsidP="002A38BE">
            <w:pPr>
              <w:numPr>
                <w:ilvl w:val="0"/>
                <w:numId w:val="2"/>
              </w:numPr>
              <w:spacing w:line="276" w:lineRule="auto"/>
              <w:rPr>
                <w:rFonts w:ascii="Book Antiqua" w:hAnsi="Book Antiqua"/>
                <w:sz w:val="22"/>
                <w:szCs w:val="22"/>
              </w:rPr>
            </w:pPr>
            <w:r w:rsidRPr="00DA5359">
              <w:rPr>
                <w:rFonts w:ascii="Book Antiqua" w:hAnsi="Book Antiqua"/>
                <w:sz w:val="22"/>
                <w:szCs w:val="22"/>
              </w:rPr>
              <w:t xml:space="preserve">In all cases of recruitment action done within a Ministry for positions below Director level, the relevant Director-General must </w:t>
            </w:r>
            <w:r w:rsidRPr="00DA5359">
              <w:rPr>
                <w:rFonts w:ascii="Book Antiqua" w:hAnsi="Book Antiqua"/>
                <w:i/>
                <w:sz w:val="22"/>
                <w:szCs w:val="22"/>
              </w:rPr>
              <w:t>certify</w:t>
            </w:r>
            <w:r w:rsidRPr="00DA5359">
              <w:rPr>
                <w:rFonts w:ascii="Book Antiqua" w:hAnsi="Book Antiqua"/>
                <w:sz w:val="22"/>
                <w:szCs w:val="22"/>
              </w:rPr>
              <w:t xml:space="preserve"> on the </w:t>
            </w:r>
            <w:r w:rsidRPr="00DA5359">
              <w:rPr>
                <w:rFonts w:ascii="Book Antiqua" w:hAnsi="Book Antiqua"/>
                <w:i/>
                <w:sz w:val="22"/>
                <w:szCs w:val="22"/>
              </w:rPr>
              <w:t>Selection Outcome Report</w:t>
            </w:r>
            <w:r w:rsidRPr="00DA5359">
              <w:rPr>
                <w:rFonts w:ascii="Book Antiqua" w:hAnsi="Book Antiqua"/>
                <w:sz w:val="22"/>
                <w:szCs w:val="22"/>
              </w:rPr>
              <w:t xml:space="preserve"> (</w:t>
            </w:r>
            <w:r w:rsidRPr="00DA5359">
              <w:rPr>
                <w:rFonts w:ascii="Book Antiqua" w:hAnsi="Book Antiqua"/>
                <w:b/>
                <w:sz w:val="22"/>
                <w:szCs w:val="22"/>
              </w:rPr>
              <w:t>PSC FORM 3-5</w:t>
            </w:r>
            <w:r w:rsidRPr="00DA5359">
              <w:rPr>
                <w:rFonts w:ascii="Book Antiqua" w:hAnsi="Book Antiqua"/>
                <w:sz w:val="22"/>
                <w:szCs w:val="22"/>
              </w:rPr>
              <w:t>)</w:t>
            </w:r>
            <w:r w:rsidRPr="00DA5359">
              <w:rPr>
                <w:rFonts w:ascii="Book Antiqua" w:hAnsi="Book Antiqua"/>
                <w:b/>
                <w:sz w:val="22"/>
                <w:szCs w:val="22"/>
              </w:rPr>
              <w:t xml:space="preserve"> </w:t>
            </w:r>
            <w:r w:rsidRPr="00DA5359">
              <w:rPr>
                <w:rFonts w:ascii="Book Antiqua" w:hAnsi="Book Antiqua"/>
                <w:sz w:val="22"/>
                <w:szCs w:val="22"/>
              </w:rPr>
              <w:t>that prescribed merit selection methods have been used to undertake the selection process.</w:t>
            </w:r>
          </w:p>
          <w:p w14:paraId="72CED87A" w14:textId="77777777" w:rsidR="009A7222" w:rsidRPr="00DA5359" w:rsidRDefault="009A7222">
            <w:pPr>
              <w:spacing w:line="276" w:lineRule="auto"/>
              <w:rPr>
                <w:rFonts w:ascii="Book Antiqua" w:hAnsi="Book Antiqua"/>
                <w:sz w:val="22"/>
                <w:szCs w:val="22"/>
              </w:rPr>
            </w:pPr>
            <w:r w:rsidRPr="00DA5359">
              <w:rPr>
                <w:rFonts w:ascii="Book Antiqua" w:hAnsi="Book Antiqua"/>
                <w:sz w:val="22"/>
                <w:szCs w:val="22"/>
              </w:rPr>
              <w:br w:type="page"/>
            </w:r>
          </w:p>
          <w:p w14:paraId="0453A58D" w14:textId="77777777" w:rsidR="009A7222" w:rsidRPr="00DA5359" w:rsidRDefault="009A7222" w:rsidP="002A38BE">
            <w:pPr>
              <w:numPr>
                <w:ilvl w:val="0"/>
                <w:numId w:val="2"/>
              </w:numPr>
              <w:spacing w:line="276" w:lineRule="auto"/>
              <w:rPr>
                <w:rFonts w:ascii="Book Antiqua" w:hAnsi="Book Antiqua"/>
                <w:sz w:val="22"/>
                <w:szCs w:val="22"/>
              </w:rPr>
            </w:pPr>
            <w:r w:rsidRPr="00DA5359">
              <w:rPr>
                <w:rFonts w:ascii="Book Antiqua" w:hAnsi="Book Antiqua"/>
                <w:sz w:val="22"/>
                <w:szCs w:val="22"/>
              </w:rPr>
              <w:t>For the purpose of this certification, "prescribed and appropriate merit selection procedures" means the selection procedures outlined in this Staff Manual unless the particular recruitment action has been exempted from these procedures by the Public Service Commission or within this Manual.</w:t>
            </w:r>
          </w:p>
          <w:p w14:paraId="1802D4FD" w14:textId="77777777" w:rsidR="009A7222" w:rsidRPr="00DA5359" w:rsidRDefault="009A7222">
            <w:pPr>
              <w:spacing w:line="276" w:lineRule="auto"/>
              <w:rPr>
                <w:rFonts w:ascii="Book Antiqua" w:hAnsi="Book Antiqua"/>
                <w:sz w:val="22"/>
                <w:szCs w:val="22"/>
              </w:rPr>
            </w:pPr>
          </w:p>
          <w:p w14:paraId="3FB19B51" w14:textId="77777777" w:rsidR="009A7222" w:rsidRPr="00DA5359" w:rsidRDefault="009A7222" w:rsidP="002A38BE">
            <w:pPr>
              <w:numPr>
                <w:ilvl w:val="0"/>
                <w:numId w:val="2"/>
              </w:numPr>
              <w:spacing w:line="276" w:lineRule="auto"/>
              <w:rPr>
                <w:rFonts w:ascii="Book Antiqua" w:hAnsi="Book Antiqua"/>
                <w:sz w:val="22"/>
                <w:szCs w:val="22"/>
              </w:rPr>
            </w:pPr>
            <w:r w:rsidRPr="00DA5359">
              <w:rPr>
                <w:rFonts w:ascii="Book Antiqua" w:hAnsi="Book Antiqua"/>
                <w:sz w:val="22"/>
                <w:szCs w:val="22"/>
              </w:rPr>
              <w:t>In the case of recruitment action for Directors and Directors-General, such certification must be provided by the Convener of the Selection Committee established by the PSC.</w:t>
            </w:r>
          </w:p>
          <w:p w14:paraId="1BA04F1D" w14:textId="77777777" w:rsidR="009A7222" w:rsidRPr="00DA5359" w:rsidRDefault="009A7222">
            <w:pPr>
              <w:spacing w:line="276" w:lineRule="auto"/>
              <w:rPr>
                <w:rFonts w:ascii="Book Antiqua" w:hAnsi="Book Antiqua"/>
                <w:sz w:val="22"/>
                <w:szCs w:val="22"/>
              </w:rPr>
            </w:pPr>
          </w:p>
          <w:p w14:paraId="7007D975" w14:textId="77777777" w:rsidR="009A7222" w:rsidRPr="00DA5359" w:rsidRDefault="009A7222" w:rsidP="002A38BE">
            <w:pPr>
              <w:numPr>
                <w:ilvl w:val="0"/>
                <w:numId w:val="2"/>
              </w:numPr>
              <w:spacing w:line="276" w:lineRule="auto"/>
              <w:rPr>
                <w:rFonts w:ascii="Book Antiqua" w:hAnsi="Book Antiqua"/>
                <w:sz w:val="22"/>
                <w:szCs w:val="22"/>
              </w:rPr>
            </w:pPr>
            <w:r w:rsidRPr="00DA5359">
              <w:rPr>
                <w:rFonts w:ascii="Book Antiqua" w:hAnsi="Book Antiqua"/>
                <w:sz w:val="22"/>
                <w:szCs w:val="22"/>
              </w:rPr>
              <w:t xml:space="preserve">No </w:t>
            </w:r>
            <w:r w:rsidRPr="00DA5359">
              <w:rPr>
                <w:rFonts w:ascii="Book Antiqua" w:hAnsi="Book Antiqua"/>
                <w:i/>
                <w:sz w:val="22"/>
                <w:szCs w:val="22"/>
              </w:rPr>
              <w:t>Selection Outcome Report</w:t>
            </w:r>
            <w:r w:rsidRPr="00DA5359">
              <w:rPr>
                <w:rFonts w:ascii="Book Antiqua" w:hAnsi="Book Antiqua"/>
                <w:sz w:val="22"/>
                <w:szCs w:val="22"/>
              </w:rPr>
              <w:t xml:space="preserve"> will be approved by the Commission without this certification. </w:t>
            </w:r>
            <w:r w:rsidRPr="00DA5359">
              <w:rPr>
                <w:rFonts w:ascii="Book Antiqua" w:hAnsi="Book Antiqua"/>
                <w:i/>
                <w:noProof/>
                <w:sz w:val="22"/>
                <w:szCs w:val="22"/>
              </w:rPr>
              <w:t xml:space="preserve">Permanent Appointment Report </w:t>
            </w:r>
            <w:r w:rsidRPr="00DA5359">
              <w:rPr>
                <w:rFonts w:ascii="Book Antiqua" w:hAnsi="Book Antiqua"/>
                <w:noProof/>
                <w:sz w:val="22"/>
                <w:szCs w:val="22"/>
              </w:rPr>
              <w:t>(</w:t>
            </w:r>
            <w:r w:rsidRPr="00DA5359">
              <w:rPr>
                <w:rFonts w:ascii="Book Antiqua" w:hAnsi="Book Antiqua"/>
                <w:b/>
                <w:noProof/>
                <w:sz w:val="22"/>
                <w:szCs w:val="22"/>
              </w:rPr>
              <w:t>PSC FORM 3-6).</w:t>
            </w:r>
          </w:p>
          <w:p w14:paraId="782E5A1B" w14:textId="77777777" w:rsidR="009A7222" w:rsidRPr="00DA5359" w:rsidRDefault="009A7222">
            <w:pPr>
              <w:spacing w:line="276" w:lineRule="auto"/>
              <w:ind w:left="360"/>
              <w:rPr>
                <w:rFonts w:ascii="Book Antiqua" w:hAnsi="Book Antiqua"/>
                <w:sz w:val="22"/>
                <w:szCs w:val="22"/>
              </w:rPr>
            </w:pPr>
          </w:p>
        </w:tc>
      </w:tr>
      <w:tr w:rsidR="009A7222" w:rsidRPr="00DA5359" w14:paraId="47FAF3C8" w14:textId="77777777" w:rsidTr="001C1368">
        <w:trPr>
          <w:trHeight w:val="10488"/>
        </w:trPr>
        <w:tc>
          <w:tcPr>
            <w:tcW w:w="2201" w:type="dxa"/>
            <w:tcBorders>
              <w:top w:val="single" w:sz="4" w:space="0" w:color="auto"/>
              <w:left w:val="single" w:sz="4" w:space="0" w:color="auto"/>
              <w:bottom w:val="single" w:sz="4" w:space="0" w:color="auto"/>
              <w:right w:val="single" w:sz="4" w:space="0" w:color="auto"/>
            </w:tcBorders>
          </w:tcPr>
          <w:p w14:paraId="3344C62F" w14:textId="77777777" w:rsidR="009A7222" w:rsidRPr="00DA5359" w:rsidRDefault="009A7222" w:rsidP="00CB0DD3">
            <w:pPr>
              <w:pStyle w:val="NoSpacing"/>
              <w:jc w:val="both"/>
            </w:pPr>
          </w:p>
          <w:p w14:paraId="7073B829" w14:textId="77777777" w:rsidR="0037132E" w:rsidRDefault="009A7222" w:rsidP="00CB0DD3">
            <w:pPr>
              <w:tabs>
                <w:tab w:val="left" w:pos="7740"/>
              </w:tabs>
              <w:spacing w:line="276" w:lineRule="auto"/>
              <w:jc w:val="both"/>
              <w:rPr>
                <w:rFonts w:ascii="Book Antiqua" w:hAnsi="Book Antiqua"/>
                <w:b/>
                <w:sz w:val="22"/>
                <w:szCs w:val="22"/>
              </w:rPr>
            </w:pPr>
            <w:r w:rsidRPr="00DA5359">
              <w:rPr>
                <w:rFonts w:ascii="Book Antiqua" w:hAnsi="Book Antiqua"/>
                <w:b/>
                <w:sz w:val="22"/>
                <w:szCs w:val="22"/>
              </w:rPr>
              <w:t>Discussion</w:t>
            </w:r>
          </w:p>
          <w:p w14:paraId="226CFADA" w14:textId="77777777" w:rsidR="00C5602E" w:rsidRDefault="00C5602E" w:rsidP="00CB0DD3">
            <w:pPr>
              <w:tabs>
                <w:tab w:val="left" w:pos="7740"/>
              </w:tabs>
              <w:spacing w:line="276" w:lineRule="auto"/>
              <w:jc w:val="both"/>
              <w:rPr>
                <w:rFonts w:ascii="Book Antiqua" w:hAnsi="Book Antiqua"/>
                <w:b/>
                <w:sz w:val="22"/>
                <w:szCs w:val="22"/>
              </w:rPr>
            </w:pPr>
          </w:p>
          <w:p w14:paraId="49E03DB5" w14:textId="77777777" w:rsidR="00C5602E" w:rsidRDefault="00C5602E" w:rsidP="00CB0DD3">
            <w:pPr>
              <w:tabs>
                <w:tab w:val="left" w:pos="7740"/>
              </w:tabs>
              <w:spacing w:line="276" w:lineRule="auto"/>
              <w:jc w:val="both"/>
              <w:rPr>
                <w:rFonts w:ascii="Book Antiqua" w:hAnsi="Book Antiqua"/>
                <w:b/>
                <w:sz w:val="22"/>
                <w:szCs w:val="22"/>
              </w:rPr>
            </w:pPr>
          </w:p>
          <w:p w14:paraId="3AAC31A7" w14:textId="77777777" w:rsidR="00C5602E" w:rsidRDefault="00C5602E" w:rsidP="00CB0DD3">
            <w:pPr>
              <w:tabs>
                <w:tab w:val="left" w:pos="7740"/>
              </w:tabs>
              <w:spacing w:line="276" w:lineRule="auto"/>
              <w:jc w:val="both"/>
              <w:rPr>
                <w:rFonts w:ascii="Book Antiqua" w:hAnsi="Book Antiqua"/>
                <w:b/>
                <w:sz w:val="22"/>
                <w:szCs w:val="22"/>
              </w:rPr>
            </w:pPr>
          </w:p>
          <w:p w14:paraId="7AF9B8E5" w14:textId="77777777" w:rsidR="00C5602E" w:rsidRDefault="00C5602E" w:rsidP="00CB0DD3">
            <w:pPr>
              <w:tabs>
                <w:tab w:val="left" w:pos="7740"/>
              </w:tabs>
              <w:spacing w:line="276" w:lineRule="auto"/>
              <w:jc w:val="both"/>
              <w:rPr>
                <w:rFonts w:ascii="Book Antiqua" w:hAnsi="Book Antiqua"/>
                <w:b/>
                <w:sz w:val="22"/>
                <w:szCs w:val="22"/>
              </w:rPr>
            </w:pPr>
          </w:p>
          <w:p w14:paraId="5937123D" w14:textId="77777777" w:rsidR="00C5602E" w:rsidRDefault="00C5602E" w:rsidP="00CB0DD3">
            <w:pPr>
              <w:tabs>
                <w:tab w:val="left" w:pos="7740"/>
              </w:tabs>
              <w:spacing w:line="276" w:lineRule="auto"/>
              <w:jc w:val="both"/>
              <w:rPr>
                <w:rFonts w:ascii="Book Antiqua" w:hAnsi="Book Antiqua"/>
                <w:b/>
                <w:sz w:val="22"/>
                <w:szCs w:val="22"/>
              </w:rPr>
            </w:pPr>
          </w:p>
          <w:p w14:paraId="30C3A17A" w14:textId="77777777" w:rsidR="00C5602E" w:rsidRDefault="00C5602E" w:rsidP="00CB0DD3">
            <w:pPr>
              <w:tabs>
                <w:tab w:val="left" w:pos="7740"/>
              </w:tabs>
              <w:spacing w:line="276" w:lineRule="auto"/>
              <w:jc w:val="both"/>
              <w:rPr>
                <w:rFonts w:ascii="Book Antiqua" w:hAnsi="Book Antiqua"/>
                <w:b/>
                <w:sz w:val="22"/>
                <w:szCs w:val="22"/>
              </w:rPr>
            </w:pPr>
          </w:p>
          <w:p w14:paraId="5C168DB3" w14:textId="77777777" w:rsidR="00C5602E" w:rsidRDefault="00C5602E" w:rsidP="00CB0DD3">
            <w:pPr>
              <w:tabs>
                <w:tab w:val="left" w:pos="7740"/>
              </w:tabs>
              <w:spacing w:line="276" w:lineRule="auto"/>
              <w:jc w:val="both"/>
              <w:rPr>
                <w:rFonts w:ascii="Book Antiqua" w:hAnsi="Book Antiqua"/>
                <w:b/>
                <w:sz w:val="22"/>
                <w:szCs w:val="22"/>
              </w:rPr>
            </w:pPr>
          </w:p>
          <w:p w14:paraId="6846F7B2" w14:textId="77777777" w:rsidR="00C5602E" w:rsidRDefault="00C5602E" w:rsidP="00CB0DD3">
            <w:pPr>
              <w:tabs>
                <w:tab w:val="left" w:pos="7740"/>
              </w:tabs>
              <w:spacing w:line="276" w:lineRule="auto"/>
              <w:jc w:val="both"/>
              <w:rPr>
                <w:rFonts w:ascii="Book Antiqua" w:hAnsi="Book Antiqua"/>
                <w:b/>
                <w:sz w:val="22"/>
                <w:szCs w:val="22"/>
              </w:rPr>
            </w:pPr>
          </w:p>
          <w:p w14:paraId="0599688B" w14:textId="77777777" w:rsidR="00C5602E" w:rsidRDefault="00C5602E" w:rsidP="00CB0DD3">
            <w:pPr>
              <w:tabs>
                <w:tab w:val="left" w:pos="7740"/>
              </w:tabs>
              <w:spacing w:line="276" w:lineRule="auto"/>
              <w:jc w:val="both"/>
              <w:rPr>
                <w:rFonts w:ascii="Book Antiqua" w:hAnsi="Book Antiqua"/>
                <w:b/>
                <w:sz w:val="22"/>
                <w:szCs w:val="22"/>
              </w:rPr>
            </w:pPr>
          </w:p>
          <w:p w14:paraId="694C6027" w14:textId="77777777" w:rsidR="00C5602E" w:rsidRDefault="00C5602E" w:rsidP="00CB0DD3">
            <w:pPr>
              <w:tabs>
                <w:tab w:val="left" w:pos="7740"/>
              </w:tabs>
              <w:spacing w:line="276" w:lineRule="auto"/>
              <w:jc w:val="both"/>
              <w:rPr>
                <w:rFonts w:ascii="Book Antiqua" w:hAnsi="Book Antiqua"/>
                <w:b/>
                <w:sz w:val="22"/>
                <w:szCs w:val="22"/>
              </w:rPr>
            </w:pPr>
          </w:p>
          <w:p w14:paraId="3211B932" w14:textId="77777777" w:rsidR="00C5602E" w:rsidRDefault="00C5602E" w:rsidP="00CB0DD3">
            <w:pPr>
              <w:tabs>
                <w:tab w:val="left" w:pos="7740"/>
              </w:tabs>
              <w:spacing w:line="276" w:lineRule="auto"/>
              <w:jc w:val="both"/>
              <w:rPr>
                <w:rFonts w:ascii="Book Antiqua" w:hAnsi="Book Antiqua"/>
                <w:b/>
                <w:sz w:val="22"/>
                <w:szCs w:val="22"/>
              </w:rPr>
            </w:pPr>
          </w:p>
          <w:p w14:paraId="6CFA84C2" w14:textId="77777777" w:rsidR="00C5602E" w:rsidRDefault="00C5602E" w:rsidP="00CB0DD3">
            <w:pPr>
              <w:tabs>
                <w:tab w:val="left" w:pos="7740"/>
              </w:tabs>
              <w:spacing w:line="276" w:lineRule="auto"/>
              <w:jc w:val="both"/>
              <w:rPr>
                <w:rFonts w:ascii="Book Antiqua" w:hAnsi="Book Antiqua"/>
                <w:b/>
                <w:sz w:val="22"/>
                <w:szCs w:val="22"/>
              </w:rPr>
            </w:pPr>
          </w:p>
          <w:p w14:paraId="61C3FF42" w14:textId="77777777" w:rsidR="00C5602E" w:rsidRDefault="00C5602E" w:rsidP="00CB0DD3">
            <w:pPr>
              <w:tabs>
                <w:tab w:val="left" w:pos="7740"/>
              </w:tabs>
              <w:spacing w:line="276" w:lineRule="auto"/>
              <w:jc w:val="both"/>
              <w:rPr>
                <w:rFonts w:ascii="Book Antiqua" w:hAnsi="Book Antiqua"/>
                <w:b/>
                <w:sz w:val="22"/>
                <w:szCs w:val="22"/>
              </w:rPr>
            </w:pPr>
          </w:p>
          <w:p w14:paraId="37247FB0" w14:textId="77777777" w:rsidR="00C5602E" w:rsidRDefault="00C5602E" w:rsidP="00CB0DD3">
            <w:pPr>
              <w:tabs>
                <w:tab w:val="left" w:pos="7740"/>
              </w:tabs>
              <w:spacing w:line="276" w:lineRule="auto"/>
              <w:jc w:val="both"/>
              <w:rPr>
                <w:rFonts w:ascii="Book Antiqua" w:hAnsi="Book Antiqua"/>
                <w:b/>
                <w:sz w:val="22"/>
                <w:szCs w:val="22"/>
              </w:rPr>
            </w:pPr>
          </w:p>
          <w:p w14:paraId="0E434E52" w14:textId="77777777" w:rsidR="00C5602E" w:rsidRDefault="00C5602E" w:rsidP="00CB0DD3">
            <w:pPr>
              <w:tabs>
                <w:tab w:val="left" w:pos="7740"/>
              </w:tabs>
              <w:spacing w:line="276" w:lineRule="auto"/>
              <w:jc w:val="both"/>
              <w:rPr>
                <w:rFonts w:ascii="Book Antiqua" w:hAnsi="Book Antiqua"/>
                <w:b/>
                <w:sz w:val="22"/>
                <w:szCs w:val="22"/>
              </w:rPr>
            </w:pPr>
          </w:p>
          <w:p w14:paraId="472048ED" w14:textId="77777777" w:rsidR="00C5602E" w:rsidRDefault="00C5602E" w:rsidP="00CB0DD3">
            <w:pPr>
              <w:tabs>
                <w:tab w:val="left" w:pos="7740"/>
              </w:tabs>
              <w:spacing w:line="276" w:lineRule="auto"/>
              <w:jc w:val="both"/>
              <w:rPr>
                <w:rFonts w:ascii="Book Antiqua" w:hAnsi="Book Antiqua"/>
                <w:b/>
                <w:sz w:val="22"/>
                <w:szCs w:val="22"/>
              </w:rPr>
            </w:pPr>
          </w:p>
          <w:p w14:paraId="3C9A7B39" w14:textId="77777777" w:rsidR="00C5602E" w:rsidRDefault="00C5602E" w:rsidP="00CB0DD3">
            <w:pPr>
              <w:tabs>
                <w:tab w:val="left" w:pos="7740"/>
              </w:tabs>
              <w:spacing w:line="276" w:lineRule="auto"/>
              <w:jc w:val="both"/>
              <w:rPr>
                <w:rFonts w:ascii="Book Antiqua" w:hAnsi="Book Antiqua"/>
                <w:b/>
                <w:sz w:val="22"/>
                <w:szCs w:val="22"/>
              </w:rPr>
            </w:pPr>
          </w:p>
          <w:p w14:paraId="0D760C5B" w14:textId="77777777" w:rsidR="00C5602E" w:rsidRDefault="00C5602E" w:rsidP="00CB0DD3">
            <w:pPr>
              <w:tabs>
                <w:tab w:val="left" w:pos="7740"/>
              </w:tabs>
              <w:spacing w:line="276" w:lineRule="auto"/>
              <w:jc w:val="both"/>
              <w:rPr>
                <w:rFonts w:ascii="Book Antiqua" w:hAnsi="Book Antiqua"/>
                <w:b/>
                <w:sz w:val="22"/>
                <w:szCs w:val="22"/>
              </w:rPr>
            </w:pPr>
          </w:p>
          <w:p w14:paraId="04C4BFF3" w14:textId="77777777" w:rsidR="00C5602E" w:rsidRDefault="00C5602E" w:rsidP="00CB0DD3">
            <w:pPr>
              <w:tabs>
                <w:tab w:val="left" w:pos="7740"/>
              </w:tabs>
              <w:spacing w:line="276" w:lineRule="auto"/>
              <w:jc w:val="both"/>
              <w:rPr>
                <w:rFonts w:ascii="Book Antiqua" w:hAnsi="Book Antiqua"/>
                <w:b/>
                <w:sz w:val="22"/>
                <w:szCs w:val="22"/>
              </w:rPr>
            </w:pPr>
          </w:p>
          <w:p w14:paraId="0B048C4C" w14:textId="77777777" w:rsidR="00C5602E" w:rsidRDefault="00C5602E" w:rsidP="00CB0DD3">
            <w:pPr>
              <w:tabs>
                <w:tab w:val="left" w:pos="7740"/>
              </w:tabs>
              <w:spacing w:line="276" w:lineRule="auto"/>
              <w:jc w:val="both"/>
              <w:rPr>
                <w:rFonts w:ascii="Book Antiqua" w:hAnsi="Book Antiqua"/>
                <w:b/>
                <w:sz w:val="22"/>
                <w:szCs w:val="22"/>
              </w:rPr>
            </w:pPr>
          </w:p>
          <w:p w14:paraId="4886E9DE" w14:textId="77777777" w:rsidR="00C5602E" w:rsidRDefault="00C5602E" w:rsidP="00CB0DD3">
            <w:pPr>
              <w:tabs>
                <w:tab w:val="left" w:pos="7740"/>
              </w:tabs>
              <w:spacing w:line="276" w:lineRule="auto"/>
              <w:jc w:val="both"/>
              <w:rPr>
                <w:rFonts w:ascii="Book Antiqua" w:hAnsi="Book Antiqua"/>
                <w:b/>
                <w:sz w:val="22"/>
                <w:szCs w:val="22"/>
              </w:rPr>
            </w:pPr>
          </w:p>
          <w:p w14:paraId="7AC6D491" w14:textId="77777777" w:rsidR="00C5602E" w:rsidRDefault="00C5602E" w:rsidP="00CB0DD3">
            <w:pPr>
              <w:tabs>
                <w:tab w:val="left" w:pos="7740"/>
              </w:tabs>
              <w:spacing w:line="276" w:lineRule="auto"/>
              <w:jc w:val="both"/>
              <w:rPr>
                <w:rFonts w:ascii="Book Antiqua" w:hAnsi="Book Antiqua"/>
                <w:b/>
                <w:sz w:val="22"/>
                <w:szCs w:val="22"/>
              </w:rPr>
            </w:pPr>
          </w:p>
          <w:p w14:paraId="38D5C699" w14:textId="77777777" w:rsidR="00C5602E" w:rsidRDefault="00C5602E" w:rsidP="00CB0DD3">
            <w:pPr>
              <w:tabs>
                <w:tab w:val="left" w:pos="7740"/>
              </w:tabs>
              <w:spacing w:line="276" w:lineRule="auto"/>
              <w:jc w:val="both"/>
              <w:rPr>
                <w:rFonts w:ascii="Book Antiqua" w:hAnsi="Book Antiqua"/>
                <w:b/>
                <w:sz w:val="22"/>
                <w:szCs w:val="22"/>
              </w:rPr>
            </w:pPr>
          </w:p>
          <w:p w14:paraId="7C30A23C" w14:textId="77777777" w:rsidR="00C5602E" w:rsidRDefault="00C5602E" w:rsidP="00CB0DD3">
            <w:pPr>
              <w:tabs>
                <w:tab w:val="left" w:pos="7740"/>
              </w:tabs>
              <w:spacing w:line="276" w:lineRule="auto"/>
              <w:jc w:val="both"/>
              <w:rPr>
                <w:rFonts w:ascii="Book Antiqua" w:hAnsi="Book Antiqua"/>
                <w:b/>
                <w:sz w:val="22"/>
                <w:szCs w:val="22"/>
              </w:rPr>
            </w:pPr>
          </w:p>
          <w:p w14:paraId="70CCE303" w14:textId="77777777" w:rsidR="00C5602E" w:rsidRDefault="00C5602E" w:rsidP="00CB0DD3">
            <w:pPr>
              <w:tabs>
                <w:tab w:val="left" w:pos="7740"/>
              </w:tabs>
              <w:spacing w:line="276" w:lineRule="auto"/>
              <w:jc w:val="both"/>
              <w:rPr>
                <w:rFonts w:ascii="Book Antiqua" w:hAnsi="Book Antiqua"/>
                <w:b/>
                <w:sz w:val="22"/>
                <w:szCs w:val="22"/>
              </w:rPr>
            </w:pPr>
          </w:p>
          <w:p w14:paraId="7F2DD6CF" w14:textId="77777777" w:rsidR="00C5602E" w:rsidRDefault="00C5602E" w:rsidP="00CB0DD3">
            <w:pPr>
              <w:tabs>
                <w:tab w:val="left" w:pos="7740"/>
              </w:tabs>
              <w:spacing w:line="276" w:lineRule="auto"/>
              <w:jc w:val="both"/>
              <w:rPr>
                <w:rFonts w:ascii="Book Antiqua" w:hAnsi="Book Antiqua"/>
                <w:b/>
                <w:sz w:val="22"/>
                <w:szCs w:val="22"/>
              </w:rPr>
            </w:pPr>
          </w:p>
          <w:p w14:paraId="1C96B29F" w14:textId="77777777" w:rsidR="00C5602E" w:rsidRDefault="00C5602E" w:rsidP="00CB0DD3">
            <w:pPr>
              <w:tabs>
                <w:tab w:val="left" w:pos="7740"/>
              </w:tabs>
              <w:spacing w:line="276" w:lineRule="auto"/>
              <w:jc w:val="both"/>
              <w:rPr>
                <w:rFonts w:ascii="Book Antiqua" w:hAnsi="Book Antiqua"/>
                <w:b/>
                <w:sz w:val="22"/>
                <w:szCs w:val="22"/>
              </w:rPr>
            </w:pPr>
          </w:p>
          <w:p w14:paraId="5C4F3522" w14:textId="77777777" w:rsidR="00C5602E" w:rsidRDefault="00C5602E" w:rsidP="00CB0DD3">
            <w:pPr>
              <w:tabs>
                <w:tab w:val="left" w:pos="7740"/>
              </w:tabs>
              <w:spacing w:line="276" w:lineRule="auto"/>
              <w:jc w:val="both"/>
              <w:rPr>
                <w:rFonts w:ascii="Book Antiqua" w:hAnsi="Book Antiqua"/>
                <w:b/>
                <w:sz w:val="22"/>
                <w:szCs w:val="22"/>
              </w:rPr>
            </w:pPr>
          </w:p>
          <w:p w14:paraId="65B63C1B" w14:textId="77777777" w:rsidR="00C5602E" w:rsidRDefault="00C5602E" w:rsidP="00CB0DD3">
            <w:pPr>
              <w:tabs>
                <w:tab w:val="left" w:pos="7740"/>
              </w:tabs>
              <w:spacing w:line="276" w:lineRule="auto"/>
              <w:jc w:val="both"/>
              <w:rPr>
                <w:rFonts w:ascii="Book Antiqua" w:hAnsi="Book Antiqua"/>
                <w:b/>
                <w:sz w:val="22"/>
                <w:szCs w:val="22"/>
              </w:rPr>
            </w:pPr>
          </w:p>
          <w:p w14:paraId="1B2CC116" w14:textId="77777777" w:rsidR="00C5602E" w:rsidRDefault="00C5602E" w:rsidP="00CB0DD3">
            <w:pPr>
              <w:tabs>
                <w:tab w:val="left" w:pos="7740"/>
              </w:tabs>
              <w:spacing w:line="276" w:lineRule="auto"/>
              <w:jc w:val="both"/>
              <w:rPr>
                <w:rFonts w:ascii="Book Antiqua" w:hAnsi="Book Antiqua"/>
                <w:b/>
                <w:sz w:val="22"/>
                <w:szCs w:val="22"/>
              </w:rPr>
            </w:pPr>
          </w:p>
          <w:p w14:paraId="1EF82456" w14:textId="77777777" w:rsidR="00C5602E" w:rsidRDefault="00C5602E" w:rsidP="00CB0DD3">
            <w:pPr>
              <w:tabs>
                <w:tab w:val="left" w:pos="7740"/>
              </w:tabs>
              <w:spacing w:line="276" w:lineRule="auto"/>
              <w:jc w:val="both"/>
              <w:rPr>
                <w:rFonts w:ascii="Book Antiqua" w:hAnsi="Book Antiqua"/>
                <w:b/>
                <w:sz w:val="22"/>
                <w:szCs w:val="22"/>
              </w:rPr>
            </w:pPr>
          </w:p>
          <w:p w14:paraId="3096CBB0" w14:textId="77777777" w:rsidR="00C5602E" w:rsidRDefault="00C5602E" w:rsidP="00CB0DD3">
            <w:pPr>
              <w:tabs>
                <w:tab w:val="left" w:pos="7740"/>
              </w:tabs>
              <w:spacing w:line="276" w:lineRule="auto"/>
              <w:jc w:val="both"/>
              <w:rPr>
                <w:rFonts w:ascii="Book Antiqua" w:hAnsi="Book Antiqua"/>
                <w:b/>
                <w:sz w:val="22"/>
                <w:szCs w:val="22"/>
              </w:rPr>
            </w:pPr>
          </w:p>
          <w:p w14:paraId="2410ED9D" w14:textId="77777777" w:rsidR="00C5602E" w:rsidRDefault="00C5602E" w:rsidP="00CB0DD3">
            <w:pPr>
              <w:tabs>
                <w:tab w:val="left" w:pos="7740"/>
              </w:tabs>
              <w:spacing w:line="276" w:lineRule="auto"/>
              <w:jc w:val="both"/>
              <w:rPr>
                <w:rFonts w:ascii="Book Antiqua" w:hAnsi="Book Antiqua"/>
                <w:b/>
                <w:sz w:val="22"/>
                <w:szCs w:val="22"/>
              </w:rPr>
            </w:pPr>
          </w:p>
          <w:p w14:paraId="38786F3C" w14:textId="77777777" w:rsidR="00C5602E" w:rsidRDefault="00C5602E" w:rsidP="00CB0DD3">
            <w:pPr>
              <w:tabs>
                <w:tab w:val="left" w:pos="7740"/>
              </w:tabs>
              <w:spacing w:line="276" w:lineRule="auto"/>
              <w:jc w:val="both"/>
              <w:rPr>
                <w:rFonts w:ascii="Book Antiqua" w:hAnsi="Book Antiqua"/>
                <w:b/>
                <w:sz w:val="22"/>
                <w:szCs w:val="22"/>
              </w:rPr>
            </w:pPr>
          </w:p>
          <w:p w14:paraId="7F502A68" w14:textId="77777777" w:rsidR="00C5602E" w:rsidRDefault="00C5602E" w:rsidP="00CB0DD3">
            <w:pPr>
              <w:tabs>
                <w:tab w:val="left" w:pos="7740"/>
              </w:tabs>
              <w:spacing w:line="276" w:lineRule="auto"/>
              <w:jc w:val="both"/>
              <w:rPr>
                <w:rFonts w:ascii="Book Antiqua" w:hAnsi="Book Antiqua"/>
                <w:b/>
                <w:sz w:val="22"/>
                <w:szCs w:val="22"/>
              </w:rPr>
            </w:pPr>
          </w:p>
          <w:p w14:paraId="4177E146" w14:textId="77777777" w:rsidR="00C5602E" w:rsidRDefault="00C5602E" w:rsidP="00CB0DD3">
            <w:pPr>
              <w:tabs>
                <w:tab w:val="left" w:pos="7740"/>
              </w:tabs>
              <w:spacing w:line="276" w:lineRule="auto"/>
              <w:jc w:val="both"/>
              <w:rPr>
                <w:rFonts w:ascii="Book Antiqua" w:hAnsi="Book Antiqua"/>
                <w:b/>
                <w:sz w:val="22"/>
                <w:szCs w:val="22"/>
              </w:rPr>
            </w:pPr>
          </w:p>
          <w:p w14:paraId="2F0A2042" w14:textId="77777777" w:rsidR="00C5602E" w:rsidRDefault="00C5602E" w:rsidP="00CB0DD3">
            <w:pPr>
              <w:tabs>
                <w:tab w:val="left" w:pos="7740"/>
              </w:tabs>
              <w:spacing w:line="276" w:lineRule="auto"/>
              <w:jc w:val="both"/>
              <w:rPr>
                <w:rFonts w:ascii="Book Antiqua" w:hAnsi="Book Antiqua"/>
                <w:b/>
                <w:sz w:val="22"/>
                <w:szCs w:val="22"/>
              </w:rPr>
            </w:pPr>
          </w:p>
          <w:p w14:paraId="3284580C" w14:textId="77777777" w:rsidR="006C17A8" w:rsidRDefault="006C17A8" w:rsidP="00CB0DD3">
            <w:pPr>
              <w:tabs>
                <w:tab w:val="left" w:pos="7740"/>
              </w:tabs>
              <w:spacing w:line="276" w:lineRule="auto"/>
              <w:jc w:val="both"/>
              <w:rPr>
                <w:rFonts w:ascii="Book Antiqua" w:hAnsi="Book Antiqua"/>
                <w:b/>
                <w:sz w:val="22"/>
                <w:szCs w:val="22"/>
              </w:rPr>
            </w:pPr>
          </w:p>
          <w:p w14:paraId="1A32968F" w14:textId="77777777" w:rsidR="006C17A8" w:rsidRDefault="006C17A8" w:rsidP="00CB0DD3">
            <w:pPr>
              <w:tabs>
                <w:tab w:val="left" w:pos="7740"/>
              </w:tabs>
              <w:spacing w:line="276" w:lineRule="auto"/>
              <w:jc w:val="both"/>
              <w:rPr>
                <w:rFonts w:ascii="Book Antiqua" w:hAnsi="Book Antiqua"/>
                <w:b/>
                <w:sz w:val="22"/>
                <w:szCs w:val="22"/>
              </w:rPr>
            </w:pPr>
          </w:p>
          <w:p w14:paraId="21C6A965" w14:textId="77777777" w:rsidR="006C17A8" w:rsidRDefault="006C17A8" w:rsidP="00CB0DD3">
            <w:pPr>
              <w:tabs>
                <w:tab w:val="left" w:pos="7740"/>
              </w:tabs>
              <w:spacing w:line="276" w:lineRule="auto"/>
              <w:jc w:val="both"/>
              <w:rPr>
                <w:rFonts w:ascii="Book Antiqua" w:hAnsi="Book Antiqua"/>
                <w:b/>
                <w:sz w:val="22"/>
                <w:szCs w:val="22"/>
              </w:rPr>
            </w:pPr>
          </w:p>
          <w:p w14:paraId="5D5D3911" w14:textId="77777777" w:rsidR="006C17A8" w:rsidRDefault="006C17A8" w:rsidP="00CB0DD3">
            <w:pPr>
              <w:tabs>
                <w:tab w:val="left" w:pos="7740"/>
              </w:tabs>
              <w:spacing w:line="276" w:lineRule="auto"/>
              <w:jc w:val="both"/>
              <w:rPr>
                <w:rFonts w:ascii="Book Antiqua" w:hAnsi="Book Antiqua"/>
                <w:b/>
                <w:sz w:val="22"/>
                <w:szCs w:val="22"/>
              </w:rPr>
            </w:pPr>
          </w:p>
          <w:p w14:paraId="5C6335EA" w14:textId="77777777" w:rsidR="006C17A8" w:rsidRDefault="006C17A8" w:rsidP="00CB0DD3">
            <w:pPr>
              <w:tabs>
                <w:tab w:val="left" w:pos="7740"/>
              </w:tabs>
              <w:spacing w:line="276" w:lineRule="auto"/>
              <w:jc w:val="both"/>
              <w:rPr>
                <w:rFonts w:ascii="Book Antiqua" w:hAnsi="Book Antiqua"/>
                <w:b/>
                <w:sz w:val="22"/>
                <w:szCs w:val="22"/>
              </w:rPr>
            </w:pPr>
          </w:p>
          <w:p w14:paraId="65182BB2" w14:textId="77777777" w:rsidR="006C17A8" w:rsidRDefault="006C17A8" w:rsidP="00CB0DD3">
            <w:pPr>
              <w:tabs>
                <w:tab w:val="left" w:pos="7740"/>
              </w:tabs>
              <w:spacing w:line="276" w:lineRule="auto"/>
              <w:jc w:val="both"/>
              <w:rPr>
                <w:rFonts w:ascii="Book Antiqua" w:hAnsi="Book Antiqua"/>
                <w:b/>
                <w:sz w:val="22"/>
                <w:szCs w:val="22"/>
              </w:rPr>
            </w:pPr>
          </w:p>
          <w:p w14:paraId="6B5135C3" w14:textId="77777777" w:rsidR="00F86FEF" w:rsidRDefault="00F86FEF" w:rsidP="00CB0DD3">
            <w:pPr>
              <w:tabs>
                <w:tab w:val="left" w:pos="7740"/>
              </w:tabs>
              <w:spacing w:line="276" w:lineRule="auto"/>
              <w:jc w:val="both"/>
              <w:rPr>
                <w:rFonts w:ascii="Book Antiqua" w:hAnsi="Book Antiqua"/>
                <w:b/>
                <w:sz w:val="22"/>
                <w:szCs w:val="22"/>
              </w:rPr>
            </w:pPr>
          </w:p>
          <w:p w14:paraId="25885B79" w14:textId="77777777" w:rsidR="00F86FEF" w:rsidRDefault="00F86FEF" w:rsidP="00CB0DD3">
            <w:pPr>
              <w:tabs>
                <w:tab w:val="left" w:pos="7740"/>
              </w:tabs>
              <w:spacing w:line="276" w:lineRule="auto"/>
              <w:jc w:val="both"/>
              <w:rPr>
                <w:rFonts w:ascii="Book Antiqua" w:hAnsi="Book Antiqua"/>
                <w:b/>
                <w:sz w:val="22"/>
                <w:szCs w:val="22"/>
              </w:rPr>
            </w:pPr>
          </w:p>
          <w:p w14:paraId="7B29FE81" w14:textId="77777777" w:rsidR="00F86FEF" w:rsidRDefault="00F86FEF" w:rsidP="00CB0DD3">
            <w:pPr>
              <w:tabs>
                <w:tab w:val="left" w:pos="7740"/>
              </w:tabs>
              <w:spacing w:line="276" w:lineRule="auto"/>
              <w:jc w:val="both"/>
              <w:rPr>
                <w:rFonts w:ascii="Book Antiqua" w:hAnsi="Book Antiqua"/>
                <w:b/>
                <w:sz w:val="22"/>
                <w:szCs w:val="22"/>
              </w:rPr>
            </w:pPr>
          </w:p>
          <w:p w14:paraId="15159AFE" w14:textId="77777777" w:rsidR="00F86FEF" w:rsidRDefault="00F86FEF" w:rsidP="00CB0DD3">
            <w:pPr>
              <w:tabs>
                <w:tab w:val="left" w:pos="7740"/>
              </w:tabs>
              <w:spacing w:line="276" w:lineRule="auto"/>
              <w:jc w:val="both"/>
              <w:rPr>
                <w:rFonts w:ascii="Book Antiqua" w:hAnsi="Book Antiqua"/>
                <w:b/>
                <w:sz w:val="22"/>
                <w:szCs w:val="22"/>
              </w:rPr>
            </w:pPr>
          </w:p>
          <w:p w14:paraId="78E7CD20" w14:textId="77777777" w:rsidR="00F86FEF" w:rsidRDefault="00F86FEF" w:rsidP="00CB0DD3">
            <w:pPr>
              <w:tabs>
                <w:tab w:val="left" w:pos="7740"/>
              </w:tabs>
              <w:spacing w:line="276" w:lineRule="auto"/>
              <w:jc w:val="both"/>
              <w:rPr>
                <w:rFonts w:ascii="Book Antiqua" w:hAnsi="Book Antiqua"/>
                <w:b/>
                <w:sz w:val="22"/>
                <w:szCs w:val="22"/>
              </w:rPr>
            </w:pPr>
          </w:p>
          <w:p w14:paraId="6FB53012" w14:textId="77777777" w:rsidR="00F86FEF" w:rsidRDefault="00F86FEF" w:rsidP="00CB0DD3">
            <w:pPr>
              <w:tabs>
                <w:tab w:val="left" w:pos="7740"/>
              </w:tabs>
              <w:spacing w:line="276" w:lineRule="auto"/>
              <w:jc w:val="both"/>
              <w:rPr>
                <w:rFonts w:ascii="Book Antiqua" w:hAnsi="Book Antiqua"/>
                <w:b/>
                <w:sz w:val="22"/>
                <w:szCs w:val="22"/>
              </w:rPr>
            </w:pPr>
          </w:p>
          <w:p w14:paraId="15020EAA" w14:textId="77777777" w:rsidR="00F86FEF" w:rsidRDefault="00F86FEF" w:rsidP="00CB0DD3">
            <w:pPr>
              <w:tabs>
                <w:tab w:val="left" w:pos="7740"/>
              </w:tabs>
              <w:spacing w:line="276" w:lineRule="auto"/>
              <w:jc w:val="both"/>
              <w:rPr>
                <w:rFonts w:ascii="Book Antiqua" w:hAnsi="Book Antiqua"/>
                <w:b/>
                <w:sz w:val="22"/>
                <w:szCs w:val="22"/>
              </w:rPr>
            </w:pPr>
          </w:p>
          <w:p w14:paraId="0AF9476F" w14:textId="77777777" w:rsidR="00F86FEF" w:rsidRDefault="00F86FEF" w:rsidP="00CB0DD3">
            <w:pPr>
              <w:tabs>
                <w:tab w:val="left" w:pos="7740"/>
              </w:tabs>
              <w:spacing w:line="276" w:lineRule="auto"/>
              <w:jc w:val="both"/>
              <w:rPr>
                <w:rFonts w:ascii="Book Antiqua" w:hAnsi="Book Antiqua"/>
                <w:b/>
                <w:sz w:val="22"/>
                <w:szCs w:val="22"/>
              </w:rPr>
            </w:pPr>
          </w:p>
          <w:p w14:paraId="18361F3B" w14:textId="77777777" w:rsidR="00F86FEF" w:rsidRDefault="00F86FEF" w:rsidP="00CB0DD3">
            <w:pPr>
              <w:tabs>
                <w:tab w:val="left" w:pos="7740"/>
              </w:tabs>
              <w:spacing w:line="276" w:lineRule="auto"/>
              <w:jc w:val="both"/>
              <w:rPr>
                <w:rFonts w:ascii="Book Antiqua" w:hAnsi="Book Antiqua"/>
                <w:b/>
                <w:sz w:val="22"/>
                <w:szCs w:val="22"/>
              </w:rPr>
            </w:pPr>
          </w:p>
          <w:p w14:paraId="6F58CCDC" w14:textId="77777777" w:rsidR="00F86FEF" w:rsidRDefault="00F86FEF" w:rsidP="00CB0DD3">
            <w:pPr>
              <w:tabs>
                <w:tab w:val="left" w:pos="7740"/>
              </w:tabs>
              <w:spacing w:line="276" w:lineRule="auto"/>
              <w:jc w:val="both"/>
              <w:rPr>
                <w:rFonts w:ascii="Book Antiqua" w:hAnsi="Book Antiqua"/>
                <w:b/>
                <w:sz w:val="22"/>
                <w:szCs w:val="22"/>
              </w:rPr>
            </w:pPr>
          </w:p>
          <w:p w14:paraId="3CB7F721" w14:textId="77777777" w:rsidR="00F86FEF" w:rsidRDefault="00F86FEF" w:rsidP="00CB0DD3">
            <w:pPr>
              <w:tabs>
                <w:tab w:val="left" w:pos="7740"/>
              </w:tabs>
              <w:spacing w:line="276" w:lineRule="auto"/>
              <w:jc w:val="both"/>
              <w:rPr>
                <w:rFonts w:ascii="Book Antiqua" w:hAnsi="Book Antiqua"/>
                <w:b/>
                <w:sz w:val="22"/>
                <w:szCs w:val="22"/>
              </w:rPr>
            </w:pPr>
          </w:p>
          <w:p w14:paraId="78907358" w14:textId="77777777" w:rsidR="00F86FEF" w:rsidRDefault="00F86FEF" w:rsidP="00CB0DD3">
            <w:pPr>
              <w:tabs>
                <w:tab w:val="left" w:pos="7740"/>
              </w:tabs>
              <w:spacing w:line="276" w:lineRule="auto"/>
              <w:jc w:val="both"/>
              <w:rPr>
                <w:rFonts w:ascii="Book Antiqua" w:hAnsi="Book Antiqua"/>
                <w:b/>
                <w:sz w:val="22"/>
                <w:szCs w:val="22"/>
              </w:rPr>
            </w:pPr>
          </w:p>
          <w:p w14:paraId="58A5E650" w14:textId="77777777" w:rsidR="00F86FEF" w:rsidRDefault="00F86FEF" w:rsidP="00CB0DD3">
            <w:pPr>
              <w:tabs>
                <w:tab w:val="left" w:pos="7740"/>
              </w:tabs>
              <w:spacing w:line="276" w:lineRule="auto"/>
              <w:jc w:val="both"/>
              <w:rPr>
                <w:rFonts w:ascii="Book Antiqua" w:hAnsi="Book Antiqua"/>
                <w:b/>
                <w:sz w:val="22"/>
                <w:szCs w:val="22"/>
              </w:rPr>
            </w:pPr>
          </w:p>
          <w:p w14:paraId="6F8161E7" w14:textId="77777777" w:rsidR="00F86FEF" w:rsidRDefault="00F86FEF" w:rsidP="00CB0DD3">
            <w:pPr>
              <w:tabs>
                <w:tab w:val="left" w:pos="7740"/>
              </w:tabs>
              <w:spacing w:line="276" w:lineRule="auto"/>
              <w:jc w:val="both"/>
              <w:rPr>
                <w:rFonts w:ascii="Book Antiqua" w:hAnsi="Book Antiqua"/>
                <w:b/>
                <w:sz w:val="22"/>
                <w:szCs w:val="22"/>
              </w:rPr>
            </w:pPr>
          </w:p>
          <w:p w14:paraId="5195C8C3" w14:textId="77777777" w:rsidR="00F86FEF" w:rsidRDefault="00F86FEF" w:rsidP="00CB0DD3">
            <w:pPr>
              <w:tabs>
                <w:tab w:val="left" w:pos="7740"/>
              </w:tabs>
              <w:spacing w:line="276" w:lineRule="auto"/>
              <w:jc w:val="both"/>
              <w:rPr>
                <w:rFonts w:ascii="Book Antiqua" w:hAnsi="Book Antiqua"/>
                <w:b/>
                <w:sz w:val="22"/>
                <w:szCs w:val="22"/>
              </w:rPr>
            </w:pPr>
          </w:p>
          <w:p w14:paraId="7A43C5C4" w14:textId="77777777" w:rsidR="00F86FEF" w:rsidRDefault="00F86FEF" w:rsidP="00CB0DD3">
            <w:pPr>
              <w:tabs>
                <w:tab w:val="left" w:pos="7740"/>
              </w:tabs>
              <w:spacing w:line="276" w:lineRule="auto"/>
              <w:jc w:val="both"/>
              <w:rPr>
                <w:rFonts w:ascii="Book Antiqua" w:hAnsi="Book Antiqua"/>
                <w:b/>
                <w:sz w:val="22"/>
                <w:szCs w:val="22"/>
              </w:rPr>
            </w:pPr>
          </w:p>
          <w:p w14:paraId="1506E3BF" w14:textId="77777777" w:rsidR="00F86FEF" w:rsidRDefault="00F86FEF" w:rsidP="00CB0DD3">
            <w:pPr>
              <w:tabs>
                <w:tab w:val="left" w:pos="7740"/>
              </w:tabs>
              <w:spacing w:line="276" w:lineRule="auto"/>
              <w:jc w:val="both"/>
              <w:rPr>
                <w:rFonts w:ascii="Book Antiqua" w:hAnsi="Book Antiqua"/>
                <w:b/>
                <w:sz w:val="22"/>
                <w:szCs w:val="22"/>
              </w:rPr>
            </w:pPr>
          </w:p>
          <w:p w14:paraId="445BCD76" w14:textId="77777777" w:rsidR="00EB5B91" w:rsidRDefault="00EB5B91" w:rsidP="00CB0DD3">
            <w:pPr>
              <w:tabs>
                <w:tab w:val="left" w:pos="7740"/>
              </w:tabs>
              <w:spacing w:line="276" w:lineRule="auto"/>
              <w:jc w:val="both"/>
              <w:rPr>
                <w:rFonts w:ascii="Book Antiqua" w:hAnsi="Book Antiqua"/>
                <w:b/>
                <w:sz w:val="22"/>
                <w:szCs w:val="22"/>
              </w:rPr>
            </w:pPr>
          </w:p>
          <w:p w14:paraId="10E5EEC1" w14:textId="77777777" w:rsidR="006D04B2" w:rsidRDefault="006D04B2" w:rsidP="00CB0DD3">
            <w:pPr>
              <w:tabs>
                <w:tab w:val="left" w:pos="7740"/>
              </w:tabs>
              <w:spacing w:line="276" w:lineRule="auto"/>
              <w:jc w:val="both"/>
              <w:rPr>
                <w:rFonts w:ascii="Book Antiqua" w:hAnsi="Book Antiqua"/>
                <w:b/>
                <w:sz w:val="22"/>
                <w:szCs w:val="22"/>
              </w:rPr>
            </w:pPr>
          </w:p>
          <w:p w14:paraId="2CC62210" w14:textId="77777777" w:rsidR="006A1C44" w:rsidRDefault="00CE347E" w:rsidP="00CB0DD3">
            <w:pPr>
              <w:tabs>
                <w:tab w:val="left" w:pos="7740"/>
              </w:tabs>
              <w:spacing w:line="276" w:lineRule="auto"/>
              <w:jc w:val="both"/>
              <w:rPr>
                <w:rFonts w:ascii="Book Antiqua" w:hAnsi="Book Antiqua"/>
                <w:b/>
                <w:sz w:val="22"/>
                <w:szCs w:val="22"/>
              </w:rPr>
            </w:pPr>
            <w:r>
              <w:rPr>
                <w:rFonts w:ascii="Book Antiqua" w:hAnsi="Book Antiqua"/>
                <w:b/>
                <w:sz w:val="22"/>
                <w:szCs w:val="22"/>
              </w:rPr>
              <w:t>Option 1</w:t>
            </w:r>
          </w:p>
          <w:p w14:paraId="59702352" w14:textId="77777777" w:rsidR="00923AB1" w:rsidRDefault="00923AB1" w:rsidP="00CB0DD3">
            <w:pPr>
              <w:tabs>
                <w:tab w:val="left" w:pos="7740"/>
              </w:tabs>
              <w:spacing w:line="276" w:lineRule="auto"/>
              <w:jc w:val="both"/>
              <w:rPr>
                <w:rFonts w:ascii="Book Antiqua" w:hAnsi="Book Antiqua"/>
                <w:b/>
                <w:sz w:val="22"/>
                <w:szCs w:val="22"/>
              </w:rPr>
            </w:pPr>
          </w:p>
          <w:p w14:paraId="3E07F8D3" w14:textId="77777777" w:rsidR="00923AB1" w:rsidRDefault="00923AB1" w:rsidP="00CB0DD3">
            <w:pPr>
              <w:tabs>
                <w:tab w:val="left" w:pos="7740"/>
              </w:tabs>
              <w:spacing w:line="276" w:lineRule="auto"/>
              <w:jc w:val="both"/>
              <w:rPr>
                <w:rFonts w:ascii="Book Antiqua" w:hAnsi="Book Antiqua"/>
                <w:b/>
                <w:sz w:val="22"/>
                <w:szCs w:val="22"/>
              </w:rPr>
            </w:pPr>
          </w:p>
          <w:p w14:paraId="52E1900A" w14:textId="77777777" w:rsidR="00923AB1" w:rsidRDefault="00923AB1" w:rsidP="00CB0DD3">
            <w:pPr>
              <w:tabs>
                <w:tab w:val="left" w:pos="7740"/>
              </w:tabs>
              <w:spacing w:line="276" w:lineRule="auto"/>
              <w:jc w:val="both"/>
              <w:rPr>
                <w:rFonts w:ascii="Book Antiqua" w:hAnsi="Book Antiqua"/>
                <w:b/>
                <w:sz w:val="22"/>
                <w:szCs w:val="22"/>
              </w:rPr>
            </w:pPr>
          </w:p>
          <w:p w14:paraId="325FC439" w14:textId="77777777" w:rsidR="00923AB1" w:rsidRDefault="00923AB1" w:rsidP="00CB0DD3">
            <w:pPr>
              <w:tabs>
                <w:tab w:val="left" w:pos="7740"/>
              </w:tabs>
              <w:spacing w:line="276" w:lineRule="auto"/>
              <w:jc w:val="both"/>
              <w:rPr>
                <w:rFonts w:ascii="Book Antiqua" w:hAnsi="Book Antiqua"/>
                <w:b/>
                <w:sz w:val="22"/>
                <w:szCs w:val="22"/>
              </w:rPr>
            </w:pPr>
          </w:p>
          <w:p w14:paraId="1EF78A76" w14:textId="77777777" w:rsidR="00923AB1" w:rsidRDefault="00923AB1" w:rsidP="00CB0DD3">
            <w:pPr>
              <w:tabs>
                <w:tab w:val="left" w:pos="7740"/>
              </w:tabs>
              <w:spacing w:line="276" w:lineRule="auto"/>
              <w:jc w:val="both"/>
              <w:rPr>
                <w:rFonts w:ascii="Book Antiqua" w:hAnsi="Book Antiqua"/>
                <w:b/>
                <w:sz w:val="22"/>
                <w:szCs w:val="22"/>
              </w:rPr>
            </w:pPr>
          </w:p>
          <w:p w14:paraId="19879CD9" w14:textId="77777777" w:rsidR="00923AB1" w:rsidRDefault="00923AB1" w:rsidP="00CB0DD3">
            <w:pPr>
              <w:tabs>
                <w:tab w:val="left" w:pos="7740"/>
              </w:tabs>
              <w:spacing w:line="276" w:lineRule="auto"/>
              <w:jc w:val="both"/>
              <w:rPr>
                <w:rFonts w:ascii="Book Antiqua" w:hAnsi="Book Antiqua"/>
                <w:b/>
                <w:sz w:val="22"/>
                <w:szCs w:val="22"/>
              </w:rPr>
            </w:pPr>
          </w:p>
          <w:p w14:paraId="0298EB5B" w14:textId="77777777" w:rsidR="00923AB1" w:rsidRDefault="00923AB1" w:rsidP="00CB0DD3">
            <w:pPr>
              <w:tabs>
                <w:tab w:val="left" w:pos="7740"/>
              </w:tabs>
              <w:spacing w:line="276" w:lineRule="auto"/>
              <w:jc w:val="both"/>
              <w:rPr>
                <w:rFonts w:ascii="Book Antiqua" w:hAnsi="Book Antiqua"/>
                <w:b/>
                <w:sz w:val="22"/>
                <w:szCs w:val="22"/>
              </w:rPr>
            </w:pPr>
          </w:p>
          <w:p w14:paraId="3F89B037" w14:textId="77777777" w:rsidR="00923AB1" w:rsidRDefault="00923AB1" w:rsidP="00CB0DD3">
            <w:pPr>
              <w:tabs>
                <w:tab w:val="left" w:pos="7740"/>
              </w:tabs>
              <w:spacing w:line="276" w:lineRule="auto"/>
              <w:jc w:val="both"/>
              <w:rPr>
                <w:rFonts w:ascii="Book Antiqua" w:hAnsi="Book Antiqua"/>
                <w:b/>
                <w:sz w:val="22"/>
                <w:szCs w:val="22"/>
              </w:rPr>
            </w:pPr>
          </w:p>
          <w:p w14:paraId="203A03A1" w14:textId="77777777" w:rsidR="00923AB1" w:rsidRDefault="00923AB1" w:rsidP="00CB0DD3">
            <w:pPr>
              <w:tabs>
                <w:tab w:val="left" w:pos="7740"/>
              </w:tabs>
              <w:spacing w:line="276" w:lineRule="auto"/>
              <w:jc w:val="both"/>
              <w:rPr>
                <w:rFonts w:ascii="Book Antiqua" w:hAnsi="Book Antiqua"/>
                <w:b/>
                <w:sz w:val="22"/>
                <w:szCs w:val="22"/>
              </w:rPr>
            </w:pPr>
          </w:p>
          <w:p w14:paraId="6CA9F334" w14:textId="77777777" w:rsidR="00923AB1" w:rsidRDefault="00923AB1" w:rsidP="00CB0DD3">
            <w:pPr>
              <w:tabs>
                <w:tab w:val="left" w:pos="7740"/>
              </w:tabs>
              <w:spacing w:line="276" w:lineRule="auto"/>
              <w:jc w:val="both"/>
              <w:rPr>
                <w:rFonts w:ascii="Book Antiqua" w:hAnsi="Book Antiqua"/>
                <w:b/>
                <w:sz w:val="22"/>
                <w:szCs w:val="22"/>
              </w:rPr>
            </w:pPr>
          </w:p>
          <w:p w14:paraId="4EE4092D" w14:textId="77777777" w:rsidR="00923AB1" w:rsidRDefault="00923AB1" w:rsidP="00CB0DD3">
            <w:pPr>
              <w:tabs>
                <w:tab w:val="left" w:pos="7740"/>
              </w:tabs>
              <w:spacing w:line="276" w:lineRule="auto"/>
              <w:jc w:val="both"/>
              <w:rPr>
                <w:rFonts w:ascii="Book Antiqua" w:hAnsi="Book Antiqua"/>
                <w:b/>
                <w:sz w:val="22"/>
                <w:szCs w:val="22"/>
              </w:rPr>
            </w:pPr>
          </w:p>
          <w:p w14:paraId="1D40E3C8" w14:textId="77777777" w:rsidR="00923AB1" w:rsidRDefault="00923AB1" w:rsidP="00CB0DD3">
            <w:pPr>
              <w:tabs>
                <w:tab w:val="left" w:pos="7740"/>
              </w:tabs>
              <w:spacing w:line="276" w:lineRule="auto"/>
              <w:jc w:val="both"/>
              <w:rPr>
                <w:rFonts w:ascii="Book Antiqua" w:hAnsi="Book Antiqua"/>
                <w:b/>
                <w:sz w:val="22"/>
                <w:szCs w:val="22"/>
              </w:rPr>
            </w:pPr>
          </w:p>
          <w:p w14:paraId="5D6F40BA" w14:textId="460A9F62" w:rsidR="00923AB1" w:rsidRDefault="00923AB1" w:rsidP="00CB0DD3">
            <w:pPr>
              <w:tabs>
                <w:tab w:val="left" w:pos="7740"/>
              </w:tabs>
              <w:spacing w:line="276" w:lineRule="auto"/>
              <w:jc w:val="both"/>
              <w:rPr>
                <w:rFonts w:ascii="Book Antiqua" w:hAnsi="Book Antiqua"/>
                <w:b/>
                <w:sz w:val="22"/>
                <w:szCs w:val="22"/>
              </w:rPr>
            </w:pPr>
            <w:r>
              <w:rPr>
                <w:rFonts w:ascii="Book Antiqua" w:hAnsi="Book Antiqua"/>
                <w:b/>
                <w:sz w:val="22"/>
                <w:szCs w:val="22"/>
              </w:rPr>
              <w:t>Option 2</w:t>
            </w:r>
          </w:p>
          <w:p w14:paraId="10130DF1" w14:textId="77777777" w:rsidR="00923AB1" w:rsidRDefault="00923AB1" w:rsidP="00CB0DD3">
            <w:pPr>
              <w:tabs>
                <w:tab w:val="left" w:pos="7740"/>
              </w:tabs>
              <w:spacing w:line="276" w:lineRule="auto"/>
              <w:jc w:val="both"/>
              <w:rPr>
                <w:rFonts w:ascii="Book Antiqua" w:hAnsi="Book Antiqua"/>
                <w:b/>
                <w:sz w:val="22"/>
                <w:szCs w:val="22"/>
              </w:rPr>
            </w:pPr>
          </w:p>
          <w:p w14:paraId="48157949" w14:textId="77777777" w:rsidR="00121B72" w:rsidRDefault="00121B72" w:rsidP="00CB0DD3">
            <w:pPr>
              <w:tabs>
                <w:tab w:val="left" w:pos="7740"/>
              </w:tabs>
              <w:spacing w:line="276" w:lineRule="auto"/>
              <w:jc w:val="both"/>
              <w:rPr>
                <w:rFonts w:ascii="Book Antiqua" w:hAnsi="Book Antiqua"/>
                <w:b/>
                <w:sz w:val="22"/>
                <w:szCs w:val="22"/>
              </w:rPr>
            </w:pPr>
          </w:p>
          <w:p w14:paraId="7ADAB0B5" w14:textId="77777777" w:rsidR="00121B72" w:rsidRDefault="00121B72" w:rsidP="00CB0DD3">
            <w:pPr>
              <w:tabs>
                <w:tab w:val="left" w:pos="7740"/>
              </w:tabs>
              <w:spacing w:line="276" w:lineRule="auto"/>
              <w:jc w:val="both"/>
              <w:rPr>
                <w:rFonts w:ascii="Book Antiqua" w:hAnsi="Book Antiqua"/>
                <w:b/>
                <w:sz w:val="22"/>
                <w:szCs w:val="22"/>
              </w:rPr>
            </w:pPr>
          </w:p>
          <w:p w14:paraId="32BA0757" w14:textId="77777777" w:rsidR="00121B72" w:rsidRDefault="00121B72" w:rsidP="00CB0DD3">
            <w:pPr>
              <w:tabs>
                <w:tab w:val="left" w:pos="7740"/>
              </w:tabs>
              <w:spacing w:line="276" w:lineRule="auto"/>
              <w:jc w:val="both"/>
              <w:rPr>
                <w:rFonts w:ascii="Book Antiqua" w:hAnsi="Book Antiqua"/>
                <w:b/>
                <w:sz w:val="22"/>
                <w:szCs w:val="22"/>
              </w:rPr>
            </w:pPr>
          </w:p>
          <w:p w14:paraId="25B86A8D" w14:textId="77777777" w:rsidR="00121B72" w:rsidRDefault="00121B72" w:rsidP="00CB0DD3">
            <w:pPr>
              <w:tabs>
                <w:tab w:val="left" w:pos="7740"/>
              </w:tabs>
              <w:spacing w:line="276" w:lineRule="auto"/>
              <w:jc w:val="both"/>
              <w:rPr>
                <w:rFonts w:ascii="Book Antiqua" w:hAnsi="Book Antiqua"/>
                <w:b/>
                <w:sz w:val="22"/>
                <w:szCs w:val="22"/>
              </w:rPr>
            </w:pPr>
          </w:p>
          <w:p w14:paraId="2EDC63D0" w14:textId="77777777" w:rsidR="00121B72" w:rsidRDefault="00121B72" w:rsidP="00CB0DD3">
            <w:pPr>
              <w:tabs>
                <w:tab w:val="left" w:pos="7740"/>
              </w:tabs>
              <w:spacing w:line="276" w:lineRule="auto"/>
              <w:jc w:val="both"/>
              <w:rPr>
                <w:rFonts w:ascii="Book Antiqua" w:hAnsi="Book Antiqua"/>
                <w:b/>
                <w:sz w:val="22"/>
                <w:szCs w:val="22"/>
              </w:rPr>
            </w:pPr>
          </w:p>
          <w:p w14:paraId="57EDEC11" w14:textId="77777777" w:rsidR="00121B72" w:rsidRDefault="00121B72" w:rsidP="00CB0DD3">
            <w:pPr>
              <w:tabs>
                <w:tab w:val="left" w:pos="7740"/>
              </w:tabs>
              <w:spacing w:line="276" w:lineRule="auto"/>
              <w:jc w:val="both"/>
              <w:rPr>
                <w:rFonts w:ascii="Book Antiqua" w:hAnsi="Book Antiqua"/>
                <w:b/>
                <w:sz w:val="22"/>
                <w:szCs w:val="22"/>
              </w:rPr>
            </w:pPr>
          </w:p>
          <w:p w14:paraId="5D862948" w14:textId="77777777" w:rsidR="00121B72" w:rsidRDefault="00121B72" w:rsidP="00CB0DD3">
            <w:pPr>
              <w:tabs>
                <w:tab w:val="left" w:pos="7740"/>
              </w:tabs>
              <w:spacing w:line="276" w:lineRule="auto"/>
              <w:jc w:val="both"/>
              <w:rPr>
                <w:rFonts w:ascii="Book Antiqua" w:hAnsi="Book Antiqua"/>
                <w:b/>
                <w:sz w:val="22"/>
                <w:szCs w:val="22"/>
              </w:rPr>
            </w:pPr>
          </w:p>
          <w:p w14:paraId="7EEA9894" w14:textId="77777777" w:rsidR="00121B72" w:rsidRDefault="00121B72" w:rsidP="00CB0DD3">
            <w:pPr>
              <w:tabs>
                <w:tab w:val="left" w:pos="7740"/>
              </w:tabs>
              <w:spacing w:line="276" w:lineRule="auto"/>
              <w:jc w:val="both"/>
              <w:rPr>
                <w:rFonts w:ascii="Book Antiqua" w:hAnsi="Book Antiqua"/>
                <w:b/>
                <w:sz w:val="22"/>
                <w:szCs w:val="22"/>
              </w:rPr>
            </w:pPr>
          </w:p>
          <w:p w14:paraId="08EC556A" w14:textId="77777777" w:rsidR="00121B72" w:rsidRDefault="00121B72" w:rsidP="00CB0DD3">
            <w:pPr>
              <w:tabs>
                <w:tab w:val="left" w:pos="7740"/>
              </w:tabs>
              <w:spacing w:line="276" w:lineRule="auto"/>
              <w:jc w:val="both"/>
              <w:rPr>
                <w:rFonts w:ascii="Book Antiqua" w:hAnsi="Book Antiqua"/>
                <w:b/>
                <w:sz w:val="22"/>
                <w:szCs w:val="22"/>
              </w:rPr>
            </w:pPr>
          </w:p>
          <w:p w14:paraId="6D95697E" w14:textId="77777777" w:rsidR="00121B72" w:rsidRDefault="00121B72" w:rsidP="00CB0DD3">
            <w:pPr>
              <w:tabs>
                <w:tab w:val="left" w:pos="7740"/>
              </w:tabs>
              <w:spacing w:line="276" w:lineRule="auto"/>
              <w:jc w:val="both"/>
              <w:rPr>
                <w:rFonts w:ascii="Book Antiqua" w:hAnsi="Book Antiqua"/>
                <w:b/>
                <w:sz w:val="22"/>
                <w:szCs w:val="22"/>
              </w:rPr>
            </w:pPr>
          </w:p>
          <w:p w14:paraId="0C96B738" w14:textId="77777777" w:rsidR="008E6D90" w:rsidRDefault="008E6D90" w:rsidP="00CB0DD3">
            <w:pPr>
              <w:tabs>
                <w:tab w:val="left" w:pos="7740"/>
              </w:tabs>
              <w:spacing w:line="276" w:lineRule="auto"/>
              <w:jc w:val="both"/>
              <w:rPr>
                <w:rFonts w:ascii="Book Antiqua" w:hAnsi="Book Antiqua"/>
                <w:b/>
                <w:sz w:val="22"/>
                <w:szCs w:val="22"/>
              </w:rPr>
            </w:pPr>
          </w:p>
          <w:p w14:paraId="44B30852" w14:textId="77777777" w:rsidR="008E6D90" w:rsidRDefault="008E6D90" w:rsidP="00CB0DD3">
            <w:pPr>
              <w:tabs>
                <w:tab w:val="left" w:pos="7740"/>
              </w:tabs>
              <w:spacing w:line="276" w:lineRule="auto"/>
              <w:jc w:val="both"/>
              <w:rPr>
                <w:rFonts w:ascii="Book Antiqua" w:hAnsi="Book Antiqua"/>
                <w:b/>
                <w:sz w:val="22"/>
                <w:szCs w:val="22"/>
              </w:rPr>
            </w:pPr>
          </w:p>
          <w:p w14:paraId="45C95BF3" w14:textId="77777777" w:rsidR="008E6D90" w:rsidRDefault="008E6D90" w:rsidP="00CB0DD3">
            <w:pPr>
              <w:tabs>
                <w:tab w:val="left" w:pos="7740"/>
              </w:tabs>
              <w:spacing w:line="276" w:lineRule="auto"/>
              <w:jc w:val="both"/>
              <w:rPr>
                <w:rFonts w:ascii="Book Antiqua" w:hAnsi="Book Antiqua"/>
                <w:b/>
                <w:sz w:val="22"/>
                <w:szCs w:val="22"/>
              </w:rPr>
            </w:pPr>
          </w:p>
          <w:p w14:paraId="26789F00" w14:textId="77777777" w:rsidR="008E6D90" w:rsidRDefault="008E6D90" w:rsidP="00CB0DD3">
            <w:pPr>
              <w:tabs>
                <w:tab w:val="left" w:pos="7740"/>
              </w:tabs>
              <w:spacing w:line="276" w:lineRule="auto"/>
              <w:jc w:val="both"/>
              <w:rPr>
                <w:rFonts w:ascii="Book Antiqua" w:hAnsi="Book Antiqua"/>
                <w:b/>
                <w:sz w:val="22"/>
                <w:szCs w:val="22"/>
              </w:rPr>
            </w:pPr>
          </w:p>
          <w:p w14:paraId="37B8D1B6" w14:textId="77777777" w:rsidR="008E6D90" w:rsidRDefault="008E6D90" w:rsidP="00CB0DD3">
            <w:pPr>
              <w:tabs>
                <w:tab w:val="left" w:pos="7740"/>
              </w:tabs>
              <w:spacing w:line="276" w:lineRule="auto"/>
              <w:jc w:val="both"/>
              <w:rPr>
                <w:rFonts w:ascii="Book Antiqua" w:hAnsi="Book Antiqua"/>
                <w:b/>
                <w:sz w:val="22"/>
                <w:szCs w:val="22"/>
              </w:rPr>
            </w:pPr>
          </w:p>
          <w:p w14:paraId="0FE757BF" w14:textId="77777777" w:rsidR="008E6D90" w:rsidRDefault="008E6D90" w:rsidP="00CB0DD3">
            <w:pPr>
              <w:tabs>
                <w:tab w:val="left" w:pos="7740"/>
              </w:tabs>
              <w:spacing w:line="276" w:lineRule="auto"/>
              <w:jc w:val="both"/>
              <w:rPr>
                <w:rFonts w:ascii="Book Antiqua" w:hAnsi="Book Antiqua"/>
                <w:b/>
                <w:sz w:val="22"/>
                <w:szCs w:val="22"/>
              </w:rPr>
            </w:pPr>
          </w:p>
          <w:p w14:paraId="4DA538A9" w14:textId="77777777" w:rsidR="008E6D90" w:rsidRDefault="008E6D90" w:rsidP="00CB0DD3">
            <w:pPr>
              <w:tabs>
                <w:tab w:val="left" w:pos="7740"/>
              </w:tabs>
              <w:spacing w:line="276" w:lineRule="auto"/>
              <w:jc w:val="both"/>
              <w:rPr>
                <w:rFonts w:ascii="Book Antiqua" w:hAnsi="Book Antiqua"/>
                <w:b/>
                <w:sz w:val="22"/>
                <w:szCs w:val="22"/>
              </w:rPr>
            </w:pPr>
          </w:p>
          <w:p w14:paraId="5E4E0277" w14:textId="77777777" w:rsidR="008E6D90" w:rsidRDefault="008E6D90" w:rsidP="00CB0DD3">
            <w:pPr>
              <w:tabs>
                <w:tab w:val="left" w:pos="7740"/>
              </w:tabs>
              <w:spacing w:line="276" w:lineRule="auto"/>
              <w:jc w:val="both"/>
              <w:rPr>
                <w:rFonts w:ascii="Book Antiqua" w:hAnsi="Book Antiqua"/>
                <w:b/>
                <w:sz w:val="22"/>
                <w:szCs w:val="22"/>
              </w:rPr>
            </w:pPr>
          </w:p>
          <w:p w14:paraId="244A64D1" w14:textId="77777777" w:rsidR="008E6D90" w:rsidRDefault="008E6D90" w:rsidP="00CB0DD3">
            <w:pPr>
              <w:tabs>
                <w:tab w:val="left" w:pos="7740"/>
              </w:tabs>
              <w:spacing w:line="276" w:lineRule="auto"/>
              <w:jc w:val="both"/>
              <w:rPr>
                <w:rFonts w:ascii="Book Antiqua" w:hAnsi="Book Antiqua"/>
                <w:b/>
                <w:sz w:val="22"/>
                <w:szCs w:val="22"/>
              </w:rPr>
            </w:pPr>
          </w:p>
          <w:p w14:paraId="0B02FFD9" w14:textId="77777777" w:rsidR="008E6D90" w:rsidRDefault="008E6D90" w:rsidP="00CB0DD3">
            <w:pPr>
              <w:tabs>
                <w:tab w:val="left" w:pos="7740"/>
              </w:tabs>
              <w:spacing w:line="276" w:lineRule="auto"/>
              <w:jc w:val="both"/>
              <w:rPr>
                <w:rFonts w:ascii="Book Antiqua" w:hAnsi="Book Antiqua"/>
                <w:b/>
                <w:sz w:val="22"/>
                <w:szCs w:val="22"/>
              </w:rPr>
            </w:pPr>
          </w:p>
          <w:p w14:paraId="5064557D" w14:textId="77777777" w:rsidR="008E6D90" w:rsidRDefault="008E6D90" w:rsidP="00CB0DD3">
            <w:pPr>
              <w:tabs>
                <w:tab w:val="left" w:pos="7740"/>
              </w:tabs>
              <w:spacing w:line="276" w:lineRule="auto"/>
              <w:jc w:val="both"/>
              <w:rPr>
                <w:rFonts w:ascii="Book Antiqua" w:hAnsi="Book Antiqua"/>
                <w:b/>
                <w:sz w:val="22"/>
                <w:szCs w:val="22"/>
              </w:rPr>
            </w:pPr>
          </w:p>
          <w:p w14:paraId="414F5145" w14:textId="77777777" w:rsidR="008E6D90" w:rsidRDefault="008E6D90" w:rsidP="00CB0DD3">
            <w:pPr>
              <w:tabs>
                <w:tab w:val="left" w:pos="7740"/>
              </w:tabs>
              <w:spacing w:line="276" w:lineRule="auto"/>
              <w:jc w:val="both"/>
              <w:rPr>
                <w:rFonts w:ascii="Book Antiqua" w:hAnsi="Book Antiqua"/>
                <w:b/>
                <w:sz w:val="22"/>
                <w:szCs w:val="22"/>
              </w:rPr>
            </w:pPr>
          </w:p>
          <w:p w14:paraId="26687AA1" w14:textId="77777777" w:rsidR="008E6D90" w:rsidRDefault="008E6D90" w:rsidP="00CB0DD3">
            <w:pPr>
              <w:tabs>
                <w:tab w:val="left" w:pos="7740"/>
              </w:tabs>
              <w:spacing w:line="276" w:lineRule="auto"/>
              <w:jc w:val="both"/>
              <w:rPr>
                <w:rFonts w:ascii="Book Antiqua" w:hAnsi="Book Antiqua"/>
                <w:b/>
                <w:sz w:val="22"/>
                <w:szCs w:val="22"/>
              </w:rPr>
            </w:pPr>
          </w:p>
          <w:p w14:paraId="449B85BD" w14:textId="77777777" w:rsidR="008E6D90" w:rsidRDefault="008E6D90" w:rsidP="00CB0DD3">
            <w:pPr>
              <w:tabs>
                <w:tab w:val="left" w:pos="7740"/>
              </w:tabs>
              <w:spacing w:line="276" w:lineRule="auto"/>
              <w:jc w:val="both"/>
              <w:rPr>
                <w:rFonts w:ascii="Book Antiqua" w:hAnsi="Book Antiqua"/>
                <w:b/>
                <w:sz w:val="22"/>
                <w:szCs w:val="22"/>
              </w:rPr>
            </w:pPr>
          </w:p>
          <w:p w14:paraId="58A62112" w14:textId="77777777" w:rsidR="007C6645" w:rsidRDefault="007C6645" w:rsidP="00CB0DD3">
            <w:pPr>
              <w:tabs>
                <w:tab w:val="left" w:pos="7740"/>
              </w:tabs>
              <w:spacing w:line="276" w:lineRule="auto"/>
              <w:jc w:val="both"/>
              <w:rPr>
                <w:rFonts w:ascii="Book Antiqua" w:hAnsi="Book Antiqua"/>
                <w:b/>
                <w:sz w:val="22"/>
                <w:szCs w:val="22"/>
              </w:rPr>
            </w:pPr>
          </w:p>
          <w:p w14:paraId="4F1EC9C4" w14:textId="77777777" w:rsidR="00121B72" w:rsidRDefault="00121B72" w:rsidP="00CB0DD3">
            <w:pPr>
              <w:tabs>
                <w:tab w:val="left" w:pos="7740"/>
              </w:tabs>
              <w:spacing w:line="276" w:lineRule="auto"/>
              <w:jc w:val="both"/>
              <w:rPr>
                <w:rFonts w:ascii="Book Antiqua" w:hAnsi="Book Antiqua"/>
                <w:b/>
                <w:sz w:val="22"/>
                <w:szCs w:val="22"/>
              </w:rPr>
            </w:pPr>
          </w:p>
          <w:p w14:paraId="645B5F1B" w14:textId="77777777" w:rsidR="00906EBC" w:rsidRPr="00DA5359" w:rsidRDefault="00906EBC" w:rsidP="00906EBC">
            <w:pPr>
              <w:spacing w:line="276" w:lineRule="auto"/>
              <w:rPr>
                <w:rFonts w:ascii="Book Antiqua" w:hAnsi="Book Antiqua"/>
                <w:b/>
                <w:sz w:val="22"/>
                <w:szCs w:val="22"/>
              </w:rPr>
            </w:pPr>
            <w:r w:rsidRPr="00DA5359">
              <w:rPr>
                <w:rFonts w:ascii="Book Antiqua" w:hAnsi="Book Antiqua"/>
                <w:b/>
                <w:sz w:val="22"/>
                <w:szCs w:val="22"/>
              </w:rPr>
              <w:t>Recommendation</w:t>
            </w:r>
          </w:p>
          <w:p w14:paraId="6B2F3BCB" w14:textId="77777777" w:rsidR="00121B72" w:rsidRDefault="00121B72" w:rsidP="00CB0DD3">
            <w:pPr>
              <w:tabs>
                <w:tab w:val="left" w:pos="7740"/>
              </w:tabs>
              <w:spacing w:line="276" w:lineRule="auto"/>
              <w:jc w:val="both"/>
              <w:rPr>
                <w:rFonts w:ascii="Book Antiqua" w:hAnsi="Book Antiqua"/>
                <w:b/>
                <w:sz w:val="22"/>
                <w:szCs w:val="22"/>
              </w:rPr>
            </w:pPr>
          </w:p>
          <w:p w14:paraId="0E15C18D" w14:textId="77777777" w:rsidR="00121B72" w:rsidRDefault="00121B72" w:rsidP="00CB0DD3">
            <w:pPr>
              <w:tabs>
                <w:tab w:val="left" w:pos="7740"/>
              </w:tabs>
              <w:spacing w:line="276" w:lineRule="auto"/>
              <w:jc w:val="both"/>
              <w:rPr>
                <w:rFonts w:ascii="Book Antiqua" w:hAnsi="Book Antiqua"/>
                <w:b/>
                <w:sz w:val="22"/>
                <w:szCs w:val="22"/>
              </w:rPr>
            </w:pPr>
          </w:p>
          <w:p w14:paraId="73AEF9CA" w14:textId="77777777" w:rsidR="006824F3" w:rsidRDefault="006824F3" w:rsidP="00CB0DD3">
            <w:pPr>
              <w:tabs>
                <w:tab w:val="left" w:pos="7740"/>
              </w:tabs>
              <w:spacing w:line="276" w:lineRule="auto"/>
              <w:jc w:val="both"/>
              <w:rPr>
                <w:rFonts w:ascii="Book Antiqua" w:hAnsi="Book Antiqua"/>
                <w:b/>
                <w:sz w:val="22"/>
                <w:szCs w:val="22"/>
              </w:rPr>
            </w:pPr>
          </w:p>
          <w:p w14:paraId="1AB1A3BC" w14:textId="77777777" w:rsidR="006824F3" w:rsidRDefault="006824F3" w:rsidP="00CB0DD3">
            <w:pPr>
              <w:tabs>
                <w:tab w:val="left" w:pos="7740"/>
              </w:tabs>
              <w:spacing w:line="276" w:lineRule="auto"/>
              <w:jc w:val="both"/>
              <w:rPr>
                <w:rFonts w:ascii="Book Antiqua" w:hAnsi="Book Antiqua"/>
                <w:b/>
                <w:sz w:val="22"/>
                <w:szCs w:val="22"/>
              </w:rPr>
            </w:pPr>
          </w:p>
          <w:p w14:paraId="2BE325C3" w14:textId="77777777" w:rsidR="006824F3" w:rsidRDefault="006824F3" w:rsidP="00CB0DD3">
            <w:pPr>
              <w:tabs>
                <w:tab w:val="left" w:pos="7740"/>
              </w:tabs>
              <w:spacing w:line="276" w:lineRule="auto"/>
              <w:jc w:val="both"/>
              <w:rPr>
                <w:rFonts w:ascii="Book Antiqua" w:hAnsi="Book Antiqua"/>
                <w:b/>
                <w:sz w:val="22"/>
                <w:szCs w:val="22"/>
              </w:rPr>
            </w:pPr>
          </w:p>
          <w:p w14:paraId="75AE5677" w14:textId="77777777" w:rsidR="006A1C44" w:rsidRDefault="006A1C44" w:rsidP="00CB0DD3">
            <w:pPr>
              <w:tabs>
                <w:tab w:val="left" w:pos="7740"/>
              </w:tabs>
              <w:spacing w:line="276" w:lineRule="auto"/>
              <w:jc w:val="both"/>
            </w:pPr>
          </w:p>
          <w:p w14:paraId="560093BB" w14:textId="77777777" w:rsidR="00685E43" w:rsidRDefault="00685E43" w:rsidP="00CB0DD3">
            <w:pPr>
              <w:tabs>
                <w:tab w:val="left" w:pos="7740"/>
              </w:tabs>
              <w:spacing w:line="276" w:lineRule="auto"/>
              <w:jc w:val="both"/>
            </w:pPr>
          </w:p>
          <w:p w14:paraId="6F305BD3" w14:textId="77777777" w:rsidR="00906EBC" w:rsidRDefault="00906EBC" w:rsidP="00CB0DD3">
            <w:pPr>
              <w:tabs>
                <w:tab w:val="left" w:pos="7740"/>
              </w:tabs>
              <w:spacing w:line="276" w:lineRule="auto"/>
              <w:jc w:val="both"/>
            </w:pPr>
          </w:p>
          <w:p w14:paraId="38779FDD" w14:textId="77777777" w:rsidR="00906EBC" w:rsidRDefault="00906EBC" w:rsidP="00CB0DD3">
            <w:pPr>
              <w:tabs>
                <w:tab w:val="left" w:pos="7740"/>
              </w:tabs>
              <w:spacing w:line="276" w:lineRule="auto"/>
              <w:jc w:val="both"/>
            </w:pPr>
          </w:p>
          <w:p w14:paraId="603CA877" w14:textId="77777777" w:rsidR="00906EBC" w:rsidRDefault="00906EBC" w:rsidP="00CB0DD3">
            <w:pPr>
              <w:tabs>
                <w:tab w:val="left" w:pos="7740"/>
              </w:tabs>
              <w:spacing w:line="276" w:lineRule="auto"/>
              <w:jc w:val="both"/>
            </w:pPr>
          </w:p>
          <w:p w14:paraId="5C76D0EC" w14:textId="77777777" w:rsidR="00906EBC" w:rsidRDefault="00906EBC" w:rsidP="00906EBC">
            <w:pPr>
              <w:spacing w:line="276" w:lineRule="auto"/>
              <w:rPr>
                <w:rFonts w:ascii="Book Antiqua" w:hAnsi="Book Antiqua"/>
                <w:b/>
                <w:sz w:val="22"/>
                <w:szCs w:val="22"/>
              </w:rPr>
            </w:pPr>
          </w:p>
          <w:p w14:paraId="2A6B352E" w14:textId="77777777" w:rsidR="00906EBC" w:rsidRPr="00DA5359" w:rsidRDefault="00906EBC" w:rsidP="00906EBC">
            <w:pPr>
              <w:spacing w:line="276" w:lineRule="auto"/>
              <w:rPr>
                <w:rFonts w:ascii="Book Antiqua" w:hAnsi="Book Antiqua"/>
                <w:b/>
                <w:sz w:val="22"/>
                <w:szCs w:val="22"/>
              </w:rPr>
            </w:pPr>
            <w:r w:rsidRPr="00DA5359">
              <w:rPr>
                <w:rFonts w:ascii="Book Antiqua" w:hAnsi="Book Antiqua"/>
                <w:b/>
                <w:sz w:val="22"/>
                <w:szCs w:val="22"/>
              </w:rPr>
              <w:t>Endorsement of PSC, Secretary</w:t>
            </w:r>
          </w:p>
          <w:p w14:paraId="73499DEC" w14:textId="6DE3EFE3" w:rsidR="00906EBC" w:rsidRDefault="00906EBC" w:rsidP="00906EBC">
            <w:pPr>
              <w:tabs>
                <w:tab w:val="left" w:pos="7740"/>
              </w:tabs>
              <w:spacing w:line="276" w:lineRule="auto"/>
              <w:jc w:val="both"/>
            </w:pPr>
            <w:r w:rsidRPr="00DA5359">
              <w:rPr>
                <w:rFonts w:ascii="Book Antiqua" w:hAnsi="Book Antiqua"/>
                <w:b/>
                <w:sz w:val="22"/>
                <w:szCs w:val="22"/>
              </w:rPr>
              <w:t>[Insert Signature &amp; date]</w:t>
            </w:r>
          </w:p>
          <w:p w14:paraId="6A3C67E9" w14:textId="77777777" w:rsidR="00906EBC" w:rsidRDefault="00906EBC" w:rsidP="00CB0DD3">
            <w:pPr>
              <w:tabs>
                <w:tab w:val="left" w:pos="7740"/>
              </w:tabs>
              <w:spacing w:line="276" w:lineRule="auto"/>
              <w:jc w:val="both"/>
            </w:pPr>
          </w:p>
          <w:p w14:paraId="6FC0C74B" w14:textId="77777777" w:rsidR="00906EBC" w:rsidRDefault="00906EBC" w:rsidP="00CB0DD3">
            <w:pPr>
              <w:tabs>
                <w:tab w:val="left" w:pos="7740"/>
              </w:tabs>
              <w:spacing w:line="276" w:lineRule="auto"/>
              <w:jc w:val="both"/>
            </w:pPr>
          </w:p>
          <w:p w14:paraId="51AA841A" w14:textId="77777777" w:rsidR="00906EBC" w:rsidRDefault="00906EBC" w:rsidP="00CB0DD3">
            <w:pPr>
              <w:tabs>
                <w:tab w:val="left" w:pos="7740"/>
              </w:tabs>
              <w:spacing w:line="276" w:lineRule="auto"/>
              <w:jc w:val="both"/>
            </w:pPr>
          </w:p>
          <w:p w14:paraId="159ABD07" w14:textId="77777777" w:rsidR="00906EBC" w:rsidRDefault="00906EBC" w:rsidP="00CB0DD3">
            <w:pPr>
              <w:tabs>
                <w:tab w:val="left" w:pos="7740"/>
              </w:tabs>
              <w:spacing w:line="276" w:lineRule="auto"/>
              <w:jc w:val="both"/>
            </w:pPr>
          </w:p>
          <w:p w14:paraId="6C527860" w14:textId="77777777" w:rsidR="00906EBC" w:rsidRDefault="00906EBC" w:rsidP="00CB0DD3">
            <w:pPr>
              <w:tabs>
                <w:tab w:val="left" w:pos="7740"/>
              </w:tabs>
              <w:spacing w:line="276" w:lineRule="auto"/>
              <w:jc w:val="both"/>
            </w:pPr>
          </w:p>
          <w:p w14:paraId="32E0FBFA" w14:textId="77777777" w:rsidR="00906EBC" w:rsidRDefault="00906EBC" w:rsidP="00CB0DD3">
            <w:pPr>
              <w:tabs>
                <w:tab w:val="left" w:pos="7740"/>
              </w:tabs>
              <w:spacing w:line="276" w:lineRule="auto"/>
              <w:jc w:val="both"/>
            </w:pPr>
          </w:p>
          <w:p w14:paraId="45134A23" w14:textId="77777777" w:rsidR="00906EBC" w:rsidRDefault="00906EBC" w:rsidP="00CB0DD3">
            <w:pPr>
              <w:tabs>
                <w:tab w:val="left" w:pos="7740"/>
              </w:tabs>
              <w:spacing w:line="276" w:lineRule="auto"/>
              <w:jc w:val="both"/>
            </w:pPr>
          </w:p>
          <w:p w14:paraId="100FEF78" w14:textId="77777777" w:rsidR="00906EBC" w:rsidRDefault="00906EBC" w:rsidP="00CB0DD3">
            <w:pPr>
              <w:tabs>
                <w:tab w:val="left" w:pos="7740"/>
              </w:tabs>
              <w:spacing w:line="276" w:lineRule="auto"/>
              <w:jc w:val="both"/>
            </w:pPr>
          </w:p>
          <w:p w14:paraId="4E627E66" w14:textId="77777777" w:rsidR="00906EBC" w:rsidRPr="00DA5359" w:rsidRDefault="00906EBC" w:rsidP="00906EBC">
            <w:pPr>
              <w:spacing w:line="276" w:lineRule="auto"/>
              <w:rPr>
                <w:rFonts w:ascii="Book Antiqua" w:hAnsi="Book Antiqua"/>
                <w:b/>
                <w:sz w:val="22"/>
                <w:szCs w:val="22"/>
              </w:rPr>
            </w:pPr>
            <w:r w:rsidRPr="00DA5359">
              <w:rPr>
                <w:rFonts w:ascii="Book Antiqua" w:hAnsi="Book Antiqua"/>
                <w:b/>
                <w:sz w:val="22"/>
                <w:szCs w:val="22"/>
              </w:rPr>
              <w:t>PSC Approval and or Deferral</w:t>
            </w:r>
          </w:p>
          <w:p w14:paraId="3B2B2D86" w14:textId="77777777" w:rsidR="00906EBC" w:rsidRDefault="00906EBC" w:rsidP="00CB0DD3">
            <w:pPr>
              <w:tabs>
                <w:tab w:val="left" w:pos="7740"/>
              </w:tabs>
              <w:spacing w:line="276" w:lineRule="auto"/>
              <w:jc w:val="both"/>
            </w:pPr>
          </w:p>
          <w:p w14:paraId="027E2F8C" w14:textId="77777777" w:rsidR="00906EBC" w:rsidRDefault="00906EBC" w:rsidP="00CB0DD3">
            <w:pPr>
              <w:tabs>
                <w:tab w:val="left" w:pos="7740"/>
              </w:tabs>
              <w:spacing w:line="276" w:lineRule="auto"/>
              <w:jc w:val="both"/>
            </w:pPr>
          </w:p>
          <w:p w14:paraId="3DF2B45F" w14:textId="77777777" w:rsidR="00906EBC" w:rsidRDefault="00906EBC" w:rsidP="00CB0DD3">
            <w:pPr>
              <w:tabs>
                <w:tab w:val="left" w:pos="7740"/>
              </w:tabs>
              <w:spacing w:line="276" w:lineRule="auto"/>
              <w:jc w:val="both"/>
            </w:pPr>
          </w:p>
          <w:p w14:paraId="22FE884B" w14:textId="77777777" w:rsidR="00906EBC" w:rsidRDefault="00906EBC" w:rsidP="00CB0DD3">
            <w:pPr>
              <w:tabs>
                <w:tab w:val="left" w:pos="7740"/>
              </w:tabs>
              <w:spacing w:line="276" w:lineRule="auto"/>
              <w:jc w:val="both"/>
            </w:pPr>
          </w:p>
          <w:p w14:paraId="19BF5F51" w14:textId="77777777" w:rsidR="00906EBC" w:rsidRDefault="00906EBC" w:rsidP="00CB0DD3">
            <w:pPr>
              <w:tabs>
                <w:tab w:val="left" w:pos="7740"/>
              </w:tabs>
              <w:spacing w:line="276" w:lineRule="auto"/>
              <w:jc w:val="both"/>
            </w:pPr>
          </w:p>
          <w:p w14:paraId="5DB8777F" w14:textId="77777777" w:rsidR="00906EBC" w:rsidRPr="00DA5359" w:rsidRDefault="00906EBC" w:rsidP="00906EBC">
            <w:pPr>
              <w:spacing w:line="276" w:lineRule="auto"/>
              <w:rPr>
                <w:rFonts w:ascii="Book Antiqua" w:hAnsi="Book Antiqua"/>
                <w:sz w:val="22"/>
                <w:szCs w:val="22"/>
              </w:rPr>
            </w:pPr>
            <w:r w:rsidRPr="00DA5359">
              <w:rPr>
                <w:rFonts w:ascii="Book Antiqua" w:hAnsi="Book Antiqua"/>
                <w:b/>
                <w:sz w:val="22"/>
                <w:szCs w:val="22"/>
              </w:rPr>
              <w:t xml:space="preserve">Attachments:  </w:t>
            </w:r>
          </w:p>
          <w:p w14:paraId="5319570D" w14:textId="77777777" w:rsidR="00906EBC" w:rsidRPr="00DA5359" w:rsidRDefault="00906EBC" w:rsidP="00CB0DD3">
            <w:pPr>
              <w:tabs>
                <w:tab w:val="left" w:pos="7740"/>
              </w:tabs>
              <w:spacing w:line="276" w:lineRule="auto"/>
              <w:jc w:val="both"/>
            </w:pPr>
          </w:p>
        </w:tc>
        <w:tc>
          <w:tcPr>
            <w:tcW w:w="7897" w:type="dxa"/>
            <w:tcBorders>
              <w:top w:val="single" w:sz="4" w:space="0" w:color="auto"/>
              <w:left w:val="single" w:sz="4" w:space="0" w:color="auto"/>
              <w:bottom w:val="single" w:sz="4" w:space="0" w:color="auto"/>
              <w:right w:val="single" w:sz="4" w:space="0" w:color="auto"/>
            </w:tcBorders>
          </w:tcPr>
          <w:p w14:paraId="0E2D6DC9" w14:textId="5019D0E2" w:rsidR="0042375F" w:rsidRDefault="0042375F" w:rsidP="0042375F">
            <w:pPr>
              <w:jc w:val="both"/>
              <w:rPr>
                <w:rFonts w:ascii="Book Antiqua" w:hAnsi="Book Antiqua"/>
                <w:sz w:val="22"/>
                <w:szCs w:val="22"/>
              </w:rPr>
            </w:pPr>
            <w:r w:rsidRPr="0042375F">
              <w:rPr>
                <w:rFonts w:ascii="Palatino Linotype" w:hAnsi="Palatino Linotype"/>
                <w:sz w:val="22"/>
                <w:szCs w:val="22"/>
              </w:rPr>
              <w:lastRenderedPageBreak/>
              <w:t>The position of</w:t>
            </w:r>
            <w:r w:rsidRPr="0042375F">
              <w:rPr>
                <w:rFonts w:ascii="Palatino Linotype" w:hAnsi="Palatino Linotype"/>
                <w:b/>
                <w:sz w:val="22"/>
                <w:szCs w:val="22"/>
              </w:rPr>
              <w:t xml:space="preserve"> </w:t>
            </w:r>
            <w:r w:rsidR="00F903F4" w:rsidRPr="00F903F4">
              <w:rPr>
                <w:rFonts w:ascii="Palatino Linotype" w:hAnsi="Palatino Linotype"/>
                <w:b/>
                <w:color w:val="FF0000"/>
                <w:sz w:val="22"/>
                <w:szCs w:val="22"/>
              </w:rPr>
              <w:t>[position Title]</w:t>
            </w:r>
            <w:r w:rsidRPr="00F903F4">
              <w:rPr>
                <w:rFonts w:ascii="Book Antiqua" w:hAnsi="Book Antiqua"/>
                <w:color w:val="FF0000"/>
                <w:sz w:val="22"/>
                <w:szCs w:val="22"/>
              </w:rPr>
              <w:t xml:space="preserve"> </w:t>
            </w:r>
            <w:r w:rsidRPr="0042375F">
              <w:rPr>
                <w:rFonts w:ascii="Palatino Linotype" w:hAnsi="Palatino Linotype"/>
                <w:sz w:val="22"/>
                <w:szCs w:val="22"/>
              </w:rPr>
              <w:t xml:space="preserve">approval request to advertise was approved </w:t>
            </w:r>
            <w:r w:rsidR="00D54C25">
              <w:rPr>
                <w:rFonts w:ascii="Palatino Linotype" w:hAnsi="Palatino Linotype"/>
                <w:sz w:val="22"/>
                <w:szCs w:val="22"/>
              </w:rPr>
              <w:t xml:space="preserve">cooperatively </w:t>
            </w:r>
            <w:r w:rsidRPr="0042375F">
              <w:rPr>
                <w:rFonts w:ascii="Palatino Linotype" w:hAnsi="Palatino Linotype"/>
                <w:sz w:val="22"/>
                <w:szCs w:val="22"/>
              </w:rPr>
              <w:t>by</w:t>
            </w:r>
            <w:r w:rsidR="00D54C25">
              <w:rPr>
                <w:rFonts w:ascii="Palatino Linotype" w:hAnsi="Palatino Linotype"/>
                <w:sz w:val="22"/>
                <w:szCs w:val="22"/>
              </w:rPr>
              <w:t xml:space="preserve"> </w:t>
            </w:r>
            <w:r w:rsidRPr="0042375F">
              <w:rPr>
                <w:rFonts w:ascii="Palatino Linotype" w:hAnsi="Palatino Linotype"/>
                <w:sz w:val="22"/>
                <w:szCs w:val="22"/>
              </w:rPr>
              <w:t xml:space="preserve">the </w:t>
            </w:r>
            <w:r w:rsidR="00441AC7">
              <w:rPr>
                <w:rFonts w:ascii="Palatino Linotype" w:hAnsi="Palatino Linotype"/>
                <w:sz w:val="22"/>
                <w:szCs w:val="22"/>
              </w:rPr>
              <w:t>Director General</w:t>
            </w:r>
            <w:r w:rsidRPr="0042375F">
              <w:rPr>
                <w:rFonts w:ascii="Palatino Linotype" w:hAnsi="Palatino Linotype"/>
                <w:sz w:val="22"/>
                <w:szCs w:val="22"/>
              </w:rPr>
              <w:t xml:space="preserve"> </w:t>
            </w:r>
            <w:r w:rsidR="0024755E">
              <w:rPr>
                <w:rFonts w:ascii="Palatino Linotype" w:hAnsi="Palatino Linotype"/>
                <w:sz w:val="22"/>
                <w:szCs w:val="22"/>
              </w:rPr>
              <w:t>o</w:t>
            </w:r>
            <w:r w:rsidR="00E749A5" w:rsidRPr="0042375F">
              <w:rPr>
                <w:rFonts w:ascii="Palatino Linotype" w:hAnsi="Palatino Linotype"/>
                <w:sz w:val="22"/>
                <w:szCs w:val="22"/>
              </w:rPr>
              <w:t>n</w:t>
            </w:r>
            <w:r w:rsidR="00E749A5">
              <w:rPr>
                <w:rFonts w:ascii="Palatino Linotype" w:hAnsi="Palatino Linotype"/>
                <w:sz w:val="22"/>
                <w:szCs w:val="22"/>
              </w:rPr>
              <w:t xml:space="preserve"> </w:t>
            </w:r>
            <w:r w:rsidR="00F903F4" w:rsidRPr="00F903F4">
              <w:rPr>
                <w:rFonts w:ascii="Palatino Linotype" w:hAnsi="Palatino Linotype"/>
                <w:color w:val="FF0000"/>
                <w:sz w:val="22"/>
                <w:szCs w:val="22"/>
              </w:rPr>
              <w:t>[date]</w:t>
            </w:r>
            <w:r w:rsidRPr="00F903F4">
              <w:rPr>
                <w:rFonts w:ascii="Palatino Linotype" w:hAnsi="Palatino Linotype"/>
                <w:color w:val="FF0000"/>
                <w:sz w:val="22"/>
                <w:szCs w:val="22"/>
              </w:rPr>
              <w:t xml:space="preserve">. </w:t>
            </w:r>
            <w:r w:rsidRPr="0042375F">
              <w:rPr>
                <w:rFonts w:ascii="Palatino Linotype" w:hAnsi="Palatino Linotype"/>
                <w:sz w:val="22"/>
                <w:szCs w:val="22"/>
              </w:rPr>
              <w:t>I</w:t>
            </w:r>
            <w:r w:rsidR="00BD5389">
              <w:rPr>
                <w:rFonts w:ascii="Palatino Linotype" w:hAnsi="Palatino Linotype"/>
                <w:sz w:val="22"/>
                <w:szCs w:val="22"/>
              </w:rPr>
              <w:t xml:space="preserve">t was advertised on the </w:t>
            </w:r>
            <w:r w:rsidR="00F903F4">
              <w:rPr>
                <w:rFonts w:ascii="Palatino Linotype" w:hAnsi="Palatino Linotype"/>
                <w:sz w:val="22"/>
                <w:szCs w:val="22"/>
              </w:rPr>
              <w:t>[</w:t>
            </w:r>
            <w:r w:rsidR="00167DF1" w:rsidRPr="00F903F4">
              <w:rPr>
                <w:rFonts w:ascii="Palatino Linotype" w:hAnsi="Palatino Linotype"/>
                <w:color w:val="FF0000"/>
                <w:sz w:val="22"/>
                <w:szCs w:val="22"/>
              </w:rPr>
              <w:t xml:space="preserve">Vanuatu </w:t>
            </w:r>
            <w:r w:rsidR="00E749A5" w:rsidRPr="00F903F4">
              <w:rPr>
                <w:rFonts w:ascii="Palatino Linotype" w:hAnsi="Palatino Linotype"/>
                <w:color w:val="FF0000"/>
                <w:sz w:val="22"/>
                <w:szCs w:val="22"/>
              </w:rPr>
              <w:t>Daily post</w:t>
            </w:r>
            <w:r w:rsidR="00167DF1" w:rsidRPr="00F903F4">
              <w:rPr>
                <w:rFonts w:ascii="Palatino Linotype" w:hAnsi="Palatino Linotype"/>
                <w:color w:val="FF0000"/>
                <w:sz w:val="22"/>
                <w:szCs w:val="22"/>
              </w:rPr>
              <w:t xml:space="preserve"> </w:t>
            </w:r>
            <w:r w:rsidR="00357288" w:rsidRPr="00F903F4">
              <w:rPr>
                <w:rFonts w:ascii="Palatino Linotype" w:hAnsi="Palatino Linotype"/>
                <w:color w:val="FF0000"/>
                <w:sz w:val="22"/>
                <w:szCs w:val="22"/>
              </w:rPr>
              <w:t xml:space="preserve">and </w:t>
            </w:r>
            <w:r w:rsidR="00327A32" w:rsidRPr="00F903F4">
              <w:rPr>
                <w:rFonts w:ascii="Palatino Linotype" w:hAnsi="Palatino Linotype"/>
                <w:color w:val="FF0000"/>
                <w:sz w:val="22"/>
                <w:szCs w:val="22"/>
              </w:rPr>
              <w:t>Vanuatu Government Email i</w:t>
            </w:r>
            <w:r w:rsidR="00E749A5" w:rsidRPr="00F903F4">
              <w:rPr>
                <w:rFonts w:ascii="Palatino Linotype" w:hAnsi="Palatino Linotype"/>
                <w:color w:val="FF0000"/>
                <w:sz w:val="22"/>
                <w:szCs w:val="22"/>
              </w:rPr>
              <w:t>n 202</w:t>
            </w:r>
            <w:r w:rsidR="0024755E" w:rsidRPr="00F903F4">
              <w:rPr>
                <w:rFonts w:ascii="Palatino Linotype" w:hAnsi="Palatino Linotype"/>
                <w:color w:val="FF0000"/>
                <w:sz w:val="22"/>
                <w:szCs w:val="22"/>
              </w:rPr>
              <w:t>1</w:t>
            </w:r>
            <w:r w:rsidR="00F903F4">
              <w:rPr>
                <w:rFonts w:ascii="Book Antiqua" w:hAnsi="Book Antiqua"/>
                <w:sz w:val="22"/>
                <w:szCs w:val="22"/>
              </w:rPr>
              <w:t>]</w:t>
            </w:r>
            <w:r w:rsidRPr="0042375F">
              <w:rPr>
                <w:rFonts w:ascii="Book Antiqua" w:hAnsi="Book Antiqua"/>
                <w:sz w:val="22"/>
                <w:szCs w:val="22"/>
              </w:rPr>
              <w:t xml:space="preserve">. Closing date of advertisement was </w:t>
            </w:r>
            <w:r w:rsidR="00E749A5" w:rsidRPr="0042375F">
              <w:rPr>
                <w:rFonts w:ascii="Book Antiqua" w:hAnsi="Book Antiqua"/>
                <w:sz w:val="22"/>
                <w:szCs w:val="22"/>
              </w:rPr>
              <w:t>on</w:t>
            </w:r>
            <w:r w:rsidR="00E749A5">
              <w:rPr>
                <w:rFonts w:ascii="Book Antiqua" w:hAnsi="Book Antiqua"/>
                <w:sz w:val="22"/>
                <w:szCs w:val="22"/>
              </w:rPr>
              <w:t xml:space="preserve"> </w:t>
            </w:r>
            <w:r w:rsidR="00F903F4" w:rsidRPr="00F903F4">
              <w:rPr>
                <w:rFonts w:ascii="Book Antiqua" w:hAnsi="Book Antiqua"/>
                <w:color w:val="FF0000"/>
                <w:sz w:val="22"/>
                <w:szCs w:val="22"/>
              </w:rPr>
              <w:t>[date].</w:t>
            </w:r>
          </w:p>
          <w:p w14:paraId="7FD9663F" w14:textId="77777777" w:rsidR="00244279" w:rsidRDefault="00244279" w:rsidP="0042375F">
            <w:pPr>
              <w:jc w:val="both"/>
              <w:rPr>
                <w:rFonts w:ascii="Book Antiqua" w:hAnsi="Book Antiqua"/>
                <w:sz w:val="22"/>
                <w:szCs w:val="22"/>
              </w:rPr>
            </w:pPr>
          </w:p>
          <w:p w14:paraId="523481DC" w14:textId="7C036976" w:rsidR="00F06C71" w:rsidRPr="00F06C71" w:rsidRDefault="00E749A5" w:rsidP="00F06C71">
            <w:pPr>
              <w:jc w:val="both"/>
              <w:rPr>
                <w:rFonts w:ascii="Palatino Linotype" w:hAnsi="Palatino Linotype" w:cs="Tahoma"/>
                <w:sz w:val="22"/>
                <w:szCs w:val="22"/>
              </w:rPr>
            </w:pPr>
            <w:r>
              <w:rPr>
                <w:rFonts w:ascii="Palatino Linotype" w:hAnsi="Palatino Linotype" w:cs="Tahoma"/>
                <w:sz w:val="22"/>
                <w:szCs w:val="22"/>
              </w:rPr>
              <w:t xml:space="preserve">On </w:t>
            </w:r>
            <w:r w:rsidR="008E6D90" w:rsidRPr="008E6D90">
              <w:rPr>
                <w:rFonts w:ascii="Palatino Linotype" w:hAnsi="Palatino Linotype" w:cs="Tahoma"/>
                <w:color w:val="FF0000"/>
                <w:sz w:val="22"/>
                <w:szCs w:val="22"/>
              </w:rPr>
              <w:t>[Date]</w:t>
            </w:r>
            <w:r w:rsidR="00F06C71" w:rsidRPr="008E6D90">
              <w:rPr>
                <w:rFonts w:ascii="Palatino Linotype" w:hAnsi="Palatino Linotype" w:cs="Tahoma"/>
                <w:color w:val="FF0000"/>
                <w:sz w:val="22"/>
                <w:szCs w:val="22"/>
              </w:rPr>
              <w:t xml:space="preserve">, </w:t>
            </w:r>
            <w:r w:rsidR="00F06C71" w:rsidRPr="00F06C71">
              <w:rPr>
                <w:rFonts w:ascii="Palatino Linotype" w:hAnsi="Palatino Linotype" w:cs="Tahoma"/>
                <w:sz w:val="22"/>
                <w:szCs w:val="22"/>
              </w:rPr>
              <w:t xml:space="preserve">panel </w:t>
            </w:r>
            <w:r>
              <w:rPr>
                <w:rFonts w:ascii="Palatino Linotype" w:hAnsi="Palatino Linotype" w:cs="Tahoma"/>
                <w:sz w:val="22"/>
                <w:szCs w:val="22"/>
              </w:rPr>
              <w:t xml:space="preserve">assessed </w:t>
            </w:r>
            <w:r w:rsidR="009206DE">
              <w:rPr>
                <w:rFonts w:ascii="Palatino Linotype" w:hAnsi="Palatino Linotype" w:cs="Tahoma"/>
                <w:sz w:val="22"/>
                <w:szCs w:val="22"/>
              </w:rPr>
              <w:t xml:space="preserve">all </w:t>
            </w:r>
            <w:r w:rsidRPr="00F06C71">
              <w:rPr>
                <w:rFonts w:ascii="Palatino Linotype" w:hAnsi="Palatino Linotype" w:cs="Tahoma"/>
                <w:sz w:val="22"/>
                <w:szCs w:val="22"/>
              </w:rPr>
              <w:t>applications</w:t>
            </w:r>
            <w:r w:rsidR="00D174DB">
              <w:rPr>
                <w:rFonts w:ascii="Palatino Linotype" w:hAnsi="Palatino Linotype" w:cs="Tahoma"/>
                <w:sz w:val="22"/>
                <w:szCs w:val="22"/>
              </w:rPr>
              <w:t xml:space="preserve"> </w:t>
            </w:r>
            <w:r w:rsidR="00A711E9">
              <w:rPr>
                <w:rFonts w:ascii="Palatino Linotype" w:hAnsi="Palatino Linotype" w:cs="Tahoma"/>
                <w:sz w:val="22"/>
                <w:szCs w:val="22"/>
              </w:rPr>
              <w:t xml:space="preserve">and </w:t>
            </w:r>
            <w:r>
              <w:rPr>
                <w:rFonts w:ascii="Palatino Linotype" w:hAnsi="Palatino Linotype" w:cs="Tahoma"/>
                <w:sz w:val="22"/>
                <w:szCs w:val="22"/>
              </w:rPr>
              <w:t xml:space="preserve">recommended </w:t>
            </w:r>
            <w:r w:rsidRPr="00F06C71">
              <w:rPr>
                <w:rFonts w:ascii="Palatino Linotype" w:hAnsi="Palatino Linotype" w:cs="Tahoma"/>
                <w:sz w:val="22"/>
                <w:szCs w:val="22"/>
              </w:rPr>
              <w:t>for</w:t>
            </w:r>
            <w:r w:rsidR="00F06C71" w:rsidRPr="00F06C71">
              <w:rPr>
                <w:rFonts w:ascii="Palatino Linotype" w:hAnsi="Palatino Linotype" w:cs="Tahoma"/>
                <w:sz w:val="22"/>
                <w:szCs w:val="22"/>
              </w:rPr>
              <w:t xml:space="preserve"> further assessments.</w:t>
            </w:r>
          </w:p>
          <w:p w14:paraId="4366C23E" w14:textId="77777777" w:rsidR="00F06C71" w:rsidRPr="00F06C71" w:rsidRDefault="00F06C71" w:rsidP="00F06C71">
            <w:pPr>
              <w:jc w:val="both"/>
              <w:rPr>
                <w:rFonts w:ascii="Palatino Linotype" w:hAnsi="Palatino Linotype" w:cs="Tahoma"/>
                <w:sz w:val="22"/>
                <w:szCs w:val="22"/>
              </w:rPr>
            </w:pPr>
          </w:p>
          <w:p w14:paraId="58369EE3" w14:textId="7A9B997E" w:rsidR="00F06C71" w:rsidRPr="00F06C71" w:rsidRDefault="00F06C71" w:rsidP="00F06C71">
            <w:pPr>
              <w:jc w:val="both"/>
              <w:rPr>
                <w:rFonts w:ascii="Palatino Linotype" w:hAnsi="Palatino Linotype" w:cs="Tahoma"/>
                <w:sz w:val="22"/>
                <w:szCs w:val="22"/>
              </w:rPr>
            </w:pPr>
            <w:r w:rsidRPr="00F06C71">
              <w:rPr>
                <w:rFonts w:ascii="Palatino Linotype" w:hAnsi="Palatino Linotype" w:cs="Tahoma"/>
                <w:sz w:val="22"/>
                <w:szCs w:val="22"/>
              </w:rPr>
              <w:t>P</w:t>
            </w:r>
            <w:r w:rsidR="00A711E9">
              <w:rPr>
                <w:rFonts w:ascii="Palatino Linotype" w:hAnsi="Palatino Linotype" w:cs="Tahoma"/>
                <w:sz w:val="22"/>
                <w:szCs w:val="22"/>
              </w:rPr>
              <w:t xml:space="preserve">anel convened </w:t>
            </w:r>
            <w:r w:rsidR="00E749A5">
              <w:rPr>
                <w:rFonts w:ascii="Palatino Linotype" w:hAnsi="Palatino Linotype" w:cs="Tahoma"/>
                <w:sz w:val="22"/>
                <w:szCs w:val="22"/>
              </w:rPr>
              <w:t xml:space="preserve">on </w:t>
            </w:r>
            <w:r w:rsidR="008E6D90">
              <w:rPr>
                <w:rFonts w:ascii="Palatino Linotype" w:hAnsi="Palatino Linotype" w:cs="Tahoma"/>
                <w:sz w:val="22"/>
                <w:szCs w:val="22"/>
              </w:rPr>
              <w:t>[Date]</w:t>
            </w:r>
            <w:r w:rsidR="0004521F">
              <w:rPr>
                <w:rFonts w:ascii="Palatino Linotype" w:hAnsi="Palatino Linotype" w:cs="Tahoma"/>
                <w:sz w:val="22"/>
                <w:szCs w:val="22"/>
              </w:rPr>
              <w:t xml:space="preserve"> to conduct interviews </w:t>
            </w:r>
            <w:r w:rsidR="00E749A5">
              <w:rPr>
                <w:rFonts w:ascii="Palatino Linotype" w:hAnsi="Palatino Linotype" w:cs="Tahoma"/>
                <w:sz w:val="22"/>
                <w:szCs w:val="22"/>
              </w:rPr>
              <w:t xml:space="preserve">for </w:t>
            </w:r>
            <w:r w:rsidR="00E749A5" w:rsidRPr="00F06C71">
              <w:rPr>
                <w:rFonts w:ascii="Palatino Linotype" w:hAnsi="Palatino Linotype" w:cs="Tahoma"/>
                <w:sz w:val="22"/>
                <w:szCs w:val="22"/>
              </w:rPr>
              <w:t>applications</w:t>
            </w:r>
            <w:r w:rsidRPr="00F06C71">
              <w:rPr>
                <w:rFonts w:ascii="Palatino Linotype" w:hAnsi="Palatino Linotype" w:cs="Tahoma"/>
                <w:sz w:val="22"/>
                <w:szCs w:val="22"/>
              </w:rPr>
              <w:t xml:space="preserve">; </w:t>
            </w:r>
          </w:p>
          <w:p w14:paraId="427A468D" w14:textId="77777777" w:rsidR="003258A5" w:rsidRPr="003258A5" w:rsidRDefault="003258A5" w:rsidP="003258A5">
            <w:pPr>
              <w:rPr>
                <w:rFonts w:ascii="Book Antiqua" w:hAnsi="Book Antiqua"/>
                <w:sz w:val="22"/>
                <w:szCs w:val="22"/>
                <w:u w:val="single"/>
              </w:rPr>
            </w:pPr>
          </w:p>
          <w:p w14:paraId="67F17220" w14:textId="77777777" w:rsidR="0042375F" w:rsidRPr="0042375F" w:rsidRDefault="0042375F" w:rsidP="0042375F">
            <w:pPr>
              <w:jc w:val="both"/>
              <w:rPr>
                <w:rFonts w:ascii="Book Antiqua" w:hAnsi="Book Antiqua"/>
                <w:sz w:val="22"/>
                <w:szCs w:val="22"/>
                <w:u w:val="single"/>
              </w:rPr>
            </w:pPr>
            <w:r w:rsidRPr="0042375F">
              <w:rPr>
                <w:rFonts w:ascii="Book Antiqua" w:hAnsi="Book Antiqua"/>
                <w:sz w:val="22"/>
                <w:szCs w:val="22"/>
                <w:u w:val="single"/>
              </w:rPr>
              <w:t>Constitution of the Panel:</w:t>
            </w:r>
          </w:p>
          <w:p w14:paraId="34B42CD6" w14:textId="77777777" w:rsidR="0042375F" w:rsidRPr="0042375F" w:rsidRDefault="0042375F" w:rsidP="0042375F">
            <w:pPr>
              <w:jc w:val="both"/>
              <w:rPr>
                <w:rFonts w:ascii="Book Antiqua" w:hAnsi="Book Antiqua"/>
                <w:b/>
                <w:sz w:val="22"/>
                <w:szCs w:val="22"/>
              </w:rPr>
            </w:pPr>
          </w:p>
          <w:p w14:paraId="7F28E734" w14:textId="4421A5A6" w:rsidR="0042375F" w:rsidRPr="0042375F" w:rsidRDefault="00DF40F9" w:rsidP="0042375F">
            <w:pPr>
              <w:numPr>
                <w:ilvl w:val="0"/>
                <w:numId w:val="7"/>
              </w:numPr>
              <w:jc w:val="both"/>
              <w:rPr>
                <w:rFonts w:ascii="Book Antiqua" w:hAnsi="Book Antiqua"/>
                <w:b/>
                <w:sz w:val="22"/>
                <w:szCs w:val="22"/>
              </w:rPr>
            </w:pPr>
            <w:r>
              <w:rPr>
                <w:rFonts w:ascii="Book Antiqua" w:hAnsi="Book Antiqua"/>
                <w:b/>
                <w:sz w:val="22"/>
                <w:szCs w:val="22"/>
              </w:rPr>
              <w:t xml:space="preserve"> </w:t>
            </w:r>
            <w:r w:rsidR="008E6D90">
              <w:rPr>
                <w:rFonts w:ascii="Book Antiqua" w:hAnsi="Book Antiqua"/>
                <w:b/>
                <w:sz w:val="22"/>
                <w:szCs w:val="22"/>
              </w:rPr>
              <w:t>[Name]</w:t>
            </w:r>
            <w:r w:rsidR="0042375F" w:rsidRPr="0042375F">
              <w:rPr>
                <w:rFonts w:ascii="Book Antiqua" w:hAnsi="Book Antiqua"/>
                <w:b/>
                <w:sz w:val="22"/>
                <w:szCs w:val="22"/>
              </w:rPr>
              <w:t xml:space="preserve"> as Convenor   </w:t>
            </w:r>
          </w:p>
          <w:p w14:paraId="5F3AB172" w14:textId="4D710C16" w:rsidR="0042375F" w:rsidRPr="0042375F" w:rsidRDefault="0042375F" w:rsidP="0042375F">
            <w:pPr>
              <w:numPr>
                <w:ilvl w:val="0"/>
                <w:numId w:val="7"/>
              </w:numPr>
              <w:jc w:val="both"/>
              <w:rPr>
                <w:rFonts w:ascii="Book Antiqua" w:hAnsi="Book Antiqua"/>
                <w:b/>
                <w:sz w:val="22"/>
                <w:szCs w:val="22"/>
              </w:rPr>
            </w:pPr>
            <w:r w:rsidRPr="0042375F">
              <w:rPr>
                <w:rFonts w:ascii="Book Antiqua" w:hAnsi="Book Antiqua"/>
                <w:b/>
                <w:sz w:val="22"/>
                <w:szCs w:val="22"/>
              </w:rPr>
              <w:t xml:space="preserve"> </w:t>
            </w:r>
            <w:r w:rsidR="008E6D90">
              <w:rPr>
                <w:rFonts w:ascii="Book Antiqua" w:hAnsi="Book Antiqua"/>
                <w:b/>
                <w:sz w:val="22"/>
                <w:szCs w:val="22"/>
              </w:rPr>
              <w:t>[Name]</w:t>
            </w:r>
            <w:r w:rsidR="00D174DB">
              <w:rPr>
                <w:rFonts w:ascii="Book Antiqua" w:hAnsi="Book Antiqua"/>
                <w:b/>
                <w:sz w:val="22"/>
                <w:szCs w:val="22"/>
              </w:rPr>
              <w:t xml:space="preserve"> </w:t>
            </w:r>
            <w:r w:rsidRPr="0042375F">
              <w:rPr>
                <w:rFonts w:ascii="Book Antiqua" w:hAnsi="Book Antiqua"/>
                <w:b/>
                <w:sz w:val="22"/>
                <w:szCs w:val="22"/>
              </w:rPr>
              <w:t xml:space="preserve">as </w:t>
            </w:r>
            <w:r w:rsidR="00D174DB">
              <w:rPr>
                <w:rFonts w:ascii="Book Antiqua" w:hAnsi="Book Antiqua"/>
                <w:b/>
                <w:sz w:val="22"/>
                <w:szCs w:val="22"/>
              </w:rPr>
              <w:t xml:space="preserve">PSC </w:t>
            </w:r>
            <w:r w:rsidR="00BD4378">
              <w:rPr>
                <w:rFonts w:ascii="Book Antiqua" w:hAnsi="Book Antiqua"/>
                <w:b/>
                <w:sz w:val="22"/>
                <w:szCs w:val="22"/>
              </w:rPr>
              <w:t>Member</w:t>
            </w:r>
          </w:p>
          <w:p w14:paraId="69B6507B" w14:textId="2CDF14EE" w:rsidR="0042375F" w:rsidRPr="0042375F" w:rsidRDefault="00DF40F9" w:rsidP="0042375F">
            <w:pPr>
              <w:numPr>
                <w:ilvl w:val="0"/>
                <w:numId w:val="7"/>
              </w:numPr>
              <w:jc w:val="both"/>
              <w:rPr>
                <w:rFonts w:ascii="Book Antiqua" w:hAnsi="Book Antiqua"/>
                <w:b/>
                <w:sz w:val="22"/>
                <w:szCs w:val="22"/>
              </w:rPr>
            </w:pPr>
            <w:r>
              <w:rPr>
                <w:rFonts w:ascii="Book Antiqua" w:hAnsi="Book Antiqua"/>
                <w:b/>
                <w:sz w:val="22"/>
                <w:szCs w:val="22"/>
              </w:rPr>
              <w:t xml:space="preserve"> </w:t>
            </w:r>
            <w:r w:rsidR="008E6D90">
              <w:rPr>
                <w:rFonts w:ascii="Book Antiqua" w:hAnsi="Book Antiqua"/>
                <w:b/>
                <w:sz w:val="22"/>
                <w:szCs w:val="22"/>
              </w:rPr>
              <w:t>[Name]</w:t>
            </w:r>
            <w:r w:rsidR="001B1903">
              <w:rPr>
                <w:rFonts w:ascii="Book Antiqua" w:hAnsi="Book Antiqua"/>
                <w:b/>
                <w:sz w:val="22"/>
                <w:szCs w:val="22"/>
              </w:rPr>
              <w:t xml:space="preserve"> as </w:t>
            </w:r>
            <w:r w:rsidR="00D174DB">
              <w:rPr>
                <w:rFonts w:ascii="Book Antiqua" w:hAnsi="Book Antiqua"/>
                <w:b/>
                <w:sz w:val="22"/>
                <w:szCs w:val="22"/>
              </w:rPr>
              <w:t xml:space="preserve">Independent </w:t>
            </w:r>
            <w:r w:rsidR="00BD4378">
              <w:rPr>
                <w:rFonts w:ascii="Book Antiqua" w:hAnsi="Book Antiqua"/>
                <w:b/>
                <w:sz w:val="22"/>
                <w:szCs w:val="22"/>
              </w:rPr>
              <w:t>Member</w:t>
            </w:r>
          </w:p>
          <w:p w14:paraId="123A785F" w14:textId="77777777" w:rsidR="0042375F" w:rsidRPr="0042375F" w:rsidRDefault="0042375F" w:rsidP="0042375F">
            <w:pPr>
              <w:jc w:val="both"/>
              <w:rPr>
                <w:rFonts w:ascii="Book Antiqua" w:hAnsi="Book Antiqua"/>
                <w:sz w:val="22"/>
                <w:szCs w:val="22"/>
              </w:rPr>
            </w:pPr>
          </w:p>
          <w:p w14:paraId="68288763" w14:textId="77777777" w:rsidR="0042375F" w:rsidRPr="0042375F" w:rsidRDefault="0042375F" w:rsidP="0042375F">
            <w:pPr>
              <w:jc w:val="both"/>
              <w:rPr>
                <w:rFonts w:ascii="Book Antiqua" w:hAnsi="Book Antiqua"/>
                <w:sz w:val="22"/>
                <w:szCs w:val="22"/>
              </w:rPr>
            </w:pPr>
          </w:p>
          <w:p w14:paraId="75DEC79D" w14:textId="77777777" w:rsidR="0042375F" w:rsidRDefault="0042375F" w:rsidP="0042375F">
            <w:pPr>
              <w:jc w:val="both"/>
              <w:rPr>
                <w:rFonts w:ascii="Book Antiqua" w:hAnsi="Book Antiqua"/>
                <w:b/>
                <w:sz w:val="22"/>
                <w:szCs w:val="22"/>
              </w:rPr>
            </w:pPr>
            <w:r w:rsidRPr="0042375F">
              <w:rPr>
                <w:rFonts w:ascii="Book Antiqua" w:hAnsi="Book Antiqua"/>
                <w:b/>
                <w:sz w:val="22"/>
                <w:szCs w:val="22"/>
              </w:rPr>
              <w:t xml:space="preserve">SELECTION CRITERIA FOR THE POSITION </w:t>
            </w:r>
          </w:p>
          <w:p w14:paraId="7E9CCC64" w14:textId="77777777" w:rsidR="005F6F42" w:rsidRPr="0042375F" w:rsidRDefault="005F6F42" w:rsidP="0042375F">
            <w:pPr>
              <w:jc w:val="both"/>
              <w:rPr>
                <w:rFonts w:ascii="Book Antiqua" w:hAnsi="Book Antiqua"/>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0"/>
              <w:gridCol w:w="5523"/>
            </w:tblGrid>
            <w:tr w:rsidR="0042375F" w:rsidRPr="0042375F" w14:paraId="21A398D0" w14:textId="77777777" w:rsidTr="009777DB">
              <w:tc>
                <w:tcPr>
                  <w:tcW w:w="1930" w:type="dxa"/>
                </w:tcPr>
                <w:p w14:paraId="605A09FE" w14:textId="77777777" w:rsidR="0042375F" w:rsidRPr="0042375F" w:rsidRDefault="0042375F" w:rsidP="0042375F">
                  <w:pPr>
                    <w:rPr>
                      <w:rFonts w:ascii="Book Antiqua" w:hAnsi="Book Antiqua"/>
                      <w:b/>
                      <w:sz w:val="22"/>
                      <w:szCs w:val="22"/>
                      <w:u w:val="single"/>
                    </w:rPr>
                  </w:pPr>
                  <w:r w:rsidRPr="0042375F">
                    <w:rPr>
                      <w:rFonts w:ascii="Book Antiqua" w:hAnsi="Book Antiqua"/>
                      <w:b/>
                      <w:sz w:val="22"/>
                      <w:szCs w:val="22"/>
                    </w:rPr>
                    <w:t>Qualification</w:t>
                  </w:r>
                </w:p>
              </w:tc>
              <w:tc>
                <w:tcPr>
                  <w:tcW w:w="5523" w:type="dxa"/>
                </w:tcPr>
                <w:p w14:paraId="64CCD8BC" w14:textId="0532AB3B" w:rsidR="00121B72" w:rsidRPr="00F859E4" w:rsidRDefault="00121B72" w:rsidP="00BD4378">
                  <w:pPr>
                    <w:rPr>
                      <w:rFonts w:ascii="Book Antiqua" w:hAnsi="Book Antiqua"/>
                      <w:sz w:val="22"/>
                      <w:szCs w:val="22"/>
                    </w:rPr>
                  </w:pPr>
                </w:p>
              </w:tc>
            </w:tr>
            <w:tr w:rsidR="0042375F" w:rsidRPr="0042375F" w14:paraId="69E29277" w14:textId="77777777" w:rsidTr="009777DB">
              <w:tc>
                <w:tcPr>
                  <w:tcW w:w="1930" w:type="dxa"/>
                </w:tcPr>
                <w:p w14:paraId="1C2A2859" w14:textId="77777777" w:rsidR="0042375F" w:rsidRPr="0042375F" w:rsidRDefault="0042375F" w:rsidP="0042375F">
                  <w:pPr>
                    <w:rPr>
                      <w:rFonts w:ascii="Book Antiqua" w:hAnsi="Book Antiqua"/>
                      <w:b/>
                      <w:sz w:val="22"/>
                      <w:szCs w:val="22"/>
                    </w:rPr>
                  </w:pPr>
                  <w:r w:rsidRPr="0042375F">
                    <w:rPr>
                      <w:rFonts w:ascii="Book Antiqua" w:hAnsi="Book Antiqua"/>
                      <w:b/>
                      <w:sz w:val="22"/>
                      <w:szCs w:val="22"/>
                    </w:rPr>
                    <w:t xml:space="preserve">Special Business Education </w:t>
                  </w:r>
                </w:p>
              </w:tc>
              <w:tc>
                <w:tcPr>
                  <w:tcW w:w="5523" w:type="dxa"/>
                </w:tcPr>
                <w:p w14:paraId="185AAE6F" w14:textId="03DFB5D4" w:rsidR="0042375F" w:rsidRPr="00F859E4" w:rsidRDefault="0042375F" w:rsidP="0042375F">
                  <w:pPr>
                    <w:rPr>
                      <w:rFonts w:ascii="Book Antiqua" w:hAnsi="Book Antiqua"/>
                      <w:sz w:val="22"/>
                      <w:szCs w:val="22"/>
                    </w:rPr>
                  </w:pPr>
                </w:p>
              </w:tc>
            </w:tr>
            <w:tr w:rsidR="0042375F" w:rsidRPr="0042375F" w14:paraId="1E92CBE7" w14:textId="77777777" w:rsidTr="009777DB">
              <w:tc>
                <w:tcPr>
                  <w:tcW w:w="1930" w:type="dxa"/>
                </w:tcPr>
                <w:p w14:paraId="3419DDA3" w14:textId="77777777" w:rsidR="0042375F" w:rsidRPr="0042375F" w:rsidRDefault="0042375F" w:rsidP="0042375F">
                  <w:pPr>
                    <w:rPr>
                      <w:rFonts w:ascii="Book Antiqua" w:hAnsi="Book Antiqua"/>
                      <w:b/>
                      <w:sz w:val="22"/>
                      <w:szCs w:val="22"/>
                    </w:rPr>
                  </w:pPr>
                  <w:r w:rsidRPr="0042375F">
                    <w:rPr>
                      <w:rFonts w:ascii="Book Antiqua" w:hAnsi="Book Antiqua"/>
                      <w:b/>
                      <w:sz w:val="22"/>
                      <w:szCs w:val="22"/>
                    </w:rPr>
                    <w:t>Experience</w:t>
                  </w:r>
                </w:p>
              </w:tc>
              <w:tc>
                <w:tcPr>
                  <w:tcW w:w="5523" w:type="dxa"/>
                </w:tcPr>
                <w:p w14:paraId="605100A6" w14:textId="384F2CC1" w:rsidR="00121B72" w:rsidRPr="00F859E4" w:rsidRDefault="00121B72" w:rsidP="00BD4378">
                  <w:pPr>
                    <w:rPr>
                      <w:rFonts w:ascii="Book Antiqua" w:hAnsi="Book Antiqua"/>
                      <w:sz w:val="22"/>
                      <w:szCs w:val="22"/>
                    </w:rPr>
                  </w:pPr>
                </w:p>
              </w:tc>
            </w:tr>
            <w:tr w:rsidR="0042375F" w:rsidRPr="0042375F" w14:paraId="110A97D3" w14:textId="77777777" w:rsidTr="009777DB">
              <w:tc>
                <w:tcPr>
                  <w:tcW w:w="1930" w:type="dxa"/>
                </w:tcPr>
                <w:p w14:paraId="00A53078" w14:textId="77777777" w:rsidR="0042375F" w:rsidRPr="0042375F" w:rsidRDefault="0042375F" w:rsidP="0042375F">
                  <w:pPr>
                    <w:rPr>
                      <w:rFonts w:ascii="Book Antiqua" w:hAnsi="Book Antiqua"/>
                      <w:b/>
                      <w:sz w:val="22"/>
                      <w:szCs w:val="22"/>
                    </w:rPr>
                  </w:pPr>
                  <w:r w:rsidRPr="0042375F">
                    <w:rPr>
                      <w:rFonts w:ascii="Book Antiqua" w:hAnsi="Book Antiqua"/>
                      <w:b/>
                      <w:sz w:val="22"/>
                      <w:szCs w:val="22"/>
                    </w:rPr>
                    <w:t>Special Skills</w:t>
                  </w:r>
                </w:p>
              </w:tc>
              <w:tc>
                <w:tcPr>
                  <w:tcW w:w="5523" w:type="dxa"/>
                </w:tcPr>
                <w:p w14:paraId="469D0661" w14:textId="64BF5D20" w:rsidR="00BA337A" w:rsidRPr="008E6D90" w:rsidRDefault="00BA337A" w:rsidP="008E6D90">
                  <w:pPr>
                    <w:rPr>
                      <w:rFonts w:ascii="Book Antiqua" w:hAnsi="Book Antiqua"/>
                      <w:sz w:val="22"/>
                      <w:szCs w:val="22"/>
                    </w:rPr>
                  </w:pPr>
                </w:p>
              </w:tc>
            </w:tr>
            <w:tr w:rsidR="0042375F" w:rsidRPr="0042375F" w14:paraId="2B5F8363" w14:textId="77777777" w:rsidTr="009777DB">
              <w:tc>
                <w:tcPr>
                  <w:tcW w:w="1930" w:type="dxa"/>
                </w:tcPr>
                <w:p w14:paraId="5E6F324C" w14:textId="77777777" w:rsidR="0042375F" w:rsidRPr="0042375F" w:rsidRDefault="0042375F" w:rsidP="0042375F">
                  <w:pPr>
                    <w:rPr>
                      <w:rFonts w:ascii="Book Antiqua" w:hAnsi="Book Antiqua"/>
                      <w:b/>
                      <w:sz w:val="22"/>
                      <w:szCs w:val="22"/>
                    </w:rPr>
                  </w:pPr>
                  <w:r w:rsidRPr="0042375F">
                    <w:rPr>
                      <w:rFonts w:ascii="Book Antiqua" w:hAnsi="Book Antiqua"/>
                      <w:b/>
                      <w:sz w:val="22"/>
                      <w:szCs w:val="22"/>
                    </w:rPr>
                    <w:t>Thinking Style</w:t>
                  </w:r>
                </w:p>
              </w:tc>
              <w:tc>
                <w:tcPr>
                  <w:tcW w:w="5523" w:type="dxa"/>
                </w:tcPr>
                <w:p w14:paraId="1909E33E" w14:textId="5CD8BE97" w:rsidR="00BA337A" w:rsidRPr="00BA337A" w:rsidRDefault="00BA337A" w:rsidP="008E6D90">
                  <w:pPr>
                    <w:pStyle w:val="ListParagraph"/>
                    <w:rPr>
                      <w:rFonts w:ascii="Book Antiqua" w:hAnsi="Book Antiqua"/>
                      <w:sz w:val="22"/>
                      <w:szCs w:val="22"/>
                    </w:rPr>
                  </w:pPr>
                </w:p>
              </w:tc>
            </w:tr>
            <w:tr w:rsidR="0042375F" w:rsidRPr="0042375F" w14:paraId="2AAEAB88" w14:textId="77777777" w:rsidTr="009777DB">
              <w:tc>
                <w:tcPr>
                  <w:tcW w:w="1930" w:type="dxa"/>
                </w:tcPr>
                <w:p w14:paraId="0A4039D8" w14:textId="77777777" w:rsidR="0042375F" w:rsidRPr="0042375F" w:rsidRDefault="0042375F" w:rsidP="0042375F">
                  <w:pPr>
                    <w:rPr>
                      <w:rFonts w:ascii="Book Antiqua" w:hAnsi="Book Antiqua"/>
                      <w:b/>
                      <w:sz w:val="22"/>
                      <w:szCs w:val="22"/>
                    </w:rPr>
                  </w:pPr>
                  <w:r w:rsidRPr="0042375F">
                    <w:rPr>
                      <w:rFonts w:ascii="Book Antiqua" w:hAnsi="Book Antiqua"/>
                      <w:b/>
                      <w:sz w:val="22"/>
                      <w:szCs w:val="22"/>
                    </w:rPr>
                    <w:t>Communication/Interpersonal Skills</w:t>
                  </w:r>
                </w:p>
              </w:tc>
              <w:tc>
                <w:tcPr>
                  <w:tcW w:w="5523" w:type="dxa"/>
                </w:tcPr>
                <w:p w14:paraId="5CF7D4E1" w14:textId="202F35F1" w:rsidR="00BA337A" w:rsidRPr="008E6D90" w:rsidRDefault="00BA337A" w:rsidP="008E6D90">
                  <w:pPr>
                    <w:rPr>
                      <w:rFonts w:ascii="Book Antiqua" w:hAnsi="Book Antiqua"/>
                      <w:sz w:val="22"/>
                      <w:szCs w:val="22"/>
                    </w:rPr>
                  </w:pPr>
                </w:p>
              </w:tc>
            </w:tr>
            <w:tr w:rsidR="0042375F" w:rsidRPr="0042375F" w14:paraId="0FC592E8" w14:textId="77777777" w:rsidTr="009777DB">
              <w:tc>
                <w:tcPr>
                  <w:tcW w:w="1930" w:type="dxa"/>
                </w:tcPr>
                <w:p w14:paraId="09F75A8C" w14:textId="77777777" w:rsidR="0042375F" w:rsidRPr="0042375F" w:rsidRDefault="0042375F" w:rsidP="0042375F">
                  <w:pPr>
                    <w:rPr>
                      <w:rFonts w:ascii="Book Antiqua" w:hAnsi="Book Antiqua"/>
                      <w:b/>
                      <w:sz w:val="22"/>
                      <w:szCs w:val="22"/>
                    </w:rPr>
                  </w:pPr>
                  <w:r w:rsidRPr="0042375F">
                    <w:rPr>
                      <w:rFonts w:ascii="Book Antiqua" w:hAnsi="Book Antiqua"/>
                      <w:b/>
                      <w:sz w:val="22"/>
                      <w:szCs w:val="22"/>
                    </w:rPr>
                    <w:t>Behavioural Competencies</w:t>
                  </w:r>
                </w:p>
              </w:tc>
              <w:tc>
                <w:tcPr>
                  <w:tcW w:w="5523" w:type="dxa"/>
                </w:tcPr>
                <w:p w14:paraId="7159740A" w14:textId="7CB58B1D" w:rsidR="00BA337A" w:rsidRPr="008E6D90" w:rsidRDefault="00BA337A" w:rsidP="008E6D90">
                  <w:pPr>
                    <w:rPr>
                      <w:rFonts w:ascii="Book Antiqua" w:hAnsi="Book Antiqua"/>
                      <w:sz w:val="22"/>
                      <w:szCs w:val="22"/>
                    </w:rPr>
                  </w:pPr>
                </w:p>
              </w:tc>
            </w:tr>
            <w:tr w:rsidR="0042375F" w:rsidRPr="0042375F" w14:paraId="24A85938" w14:textId="77777777" w:rsidTr="009777DB">
              <w:tc>
                <w:tcPr>
                  <w:tcW w:w="1930" w:type="dxa"/>
                </w:tcPr>
                <w:p w14:paraId="29A177B8" w14:textId="77777777" w:rsidR="0042375F" w:rsidRPr="0042375F" w:rsidRDefault="0042375F" w:rsidP="0042375F">
                  <w:pPr>
                    <w:rPr>
                      <w:rFonts w:ascii="Book Antiqua" w:hAnsi="Book Antiqua"/>
                      <w:b/>
                      <w:sz w:val="22"/>
                      <w:szCs w:val="22"/>
                    </w:rPr>
                  </w:pPr>
                  <w:r w:rsidRPr="0042375F">
                    <w:rPr>
                      <w:rFonts w:ascii="Book Antiqua" w:hAnsi="Book Antiqua"/>
                      <w:b/>
                      <w:sz w:val="22"/>
                      <w:szCs w:val="22"/>
                    </w:rPr>
                    <w:t>Language:</w:t>
                  </w:r>
                </w:p>
              </w:tc>
              <w:tc>
                <w:tcPr>
                  <w:tcW w:w="5523" w:type="dxa"/>
                </w:tcPr>
                <w:p w14:paraId="23523AD9" w14:textId="373E50F6" w:rsidR="00121B72" w:rsidRPr="00F859E4" w:rsidRDefault="00121B72" w:rsidP="00BD4378">
                  <w:pPr>
                    <w:rPr>
                      <w:rFonts w:ascii="Book Antiqua" w:hAnsi="Book Antiqua"/>
                      <w:sz w:val="22"/>
                      <w:szCs w:val="22"/>
                    </w:rPr>
                  </w:pPr>
                </w:p>
              </w:tc>
            </w:tr>
          </w:tbl>
          <w:p w14:paraId="697390A2" w14:textId="77777777" w:rsidR="00AD643F" w:rsidRPr="0042375F" w:rsidRDefault="00AD643F" w:rsidP="0042375F">
            <w:pPr>
              <w:jc w:val="both"/>
              <w:rPr>
                <w:rFonts w:ascii="Book Antiqua" w:hAnsi="Book Antiqua"/>
                <w:b/>
                <w:sz w:val="22"/>
                <w:szCs w:val="22"/>
              </w:rPr>
            </w:pPr>
          </w:p>
          <w:p w14:paraId="11808825" w14:textId="2526D62F" w:rsidR="0042375F" w:rsidRPr="0042375F" w:rsidRDefault="00351807" w:rsidP="0042375F">
            <w:pPr>
              <w:jc w:val="both"/>
              <w:rPr>
                <w:rFonts w:ascii="Book Antiqua" w:hAnsi="Book Antiqua"/>
                <w:sz w:val="22"/>
                <w:szCs w:val="22"/>
              </w:rPr>
            </w:pPr>
            <w:r>
              <w:rPr>
                <w:rFonts w:ascii="Book Antiqua" w:hAnsi="Book Antiqua"/>
                <w:sz w:val="22"/>
                <w:szCs w:val="22"/>
              </w:rPr>
              <w:t xml:space="preserve">The Panel </w:t>
            </w:r>
            <w:r w:rsidR="004C1A71">
              <w:rPr>
                <w:rFonts w:ascii="Book Antiqua" w:hAnsi="Book Antiqua"/>
                <w:sz w:val="22"/>
                <w:szCs w:val="22"/>
              </w:rPr>
              <w:t xml:space="preserve">committee convened </w:t>
            </w:r>
            <w:r w:rsidR="00E749A5">
              <w:rPr>
                <w:rFonts w:ascii="Book Antiqua" w:hAnsi="Book Antiqua"/>
                <w:sz w:val="22"/>
                <w:szCs w:val="22"/>
              </w:rPr>
              <w:t>on</w:t>
            </w:r>
            <w:r w:rsidR="00E749A5" w:rsidRPr="008E6D90">
              <w:rPr>
                <w:rFonts w:ascii="Book Antiqua" w:hAnsi="Book Antiqua"/>
                <w:color w:val="FF0000"/>
                <w:sz w:val="22"/>
                <w:szCs w:val="22"/>
              </w:rPr>
              <w:t xml:space="preserve"> </w:t>
            </w:r>
            <w:r w:rsidR="008E6D90" w:rsidRPr="008E6D90">
              <w:rPr>
                <w:rFonts w:ascii="Book Antiqua" w:hAnsi="Book Antiqua"/>
                <w:color w:val="FF0000"/>
                <w:sz w:val="22"/>
                <w:szCs w:val="22"/>
              </w:rPr>
              <w:t>[Date]</w:t>
            </w:r>
            <w:r w:rsidR="0042375F" w:rsidRPr="008E6D90">
              <w:rPr>
                <w:rFonts w:ascii="Book Antiqua" w:hAnsi="Book Antiqua"/>
                <w:color w:val="FF0000"/>
                <w:sz w:val="22"/>
                <w:szCs w:val="22"/>
              </w:rPr>
              <w:t xml:space="preserve"> for </w:t>
            </w:r>
            <w:r w:rsidR="0042375F" w:rsidRPr="0042375F">
              <w:rPr>
                <w:rFonts w:ascii="Book Antiqua" w:hAnsi="Book Antiqua"/>
                <w:sz w:val="22"/>
                <w:szCs w:val="22"/>
              </w:rPr>
              <w:t>short list process.</w:t>
            </w:r>
          </w:p>
          <w:p w14:paraId="0AF3BF7F" w14:textId="77777777" w:rsidR="0042375F" w:rsidRPr="0042375F" w:rsidRDefault="0042375F" w:rsidP="0042375F">
            <w:pPr>
              <w:rPr>
                <w:rFonts w:ascii="Book Antiqua" w:hAnsi="Book Antiqua"/>
                <w:sz w:val="22"/>
                <w:szCs w:val="22"/>
              </w:rPr>
            </w:pPr>
          </w:p>
          <w:p w14:paraId="44062CA0" w14:textId="12A76785" w:rsidR="00121B72" w:rsidRDefault="00DF40F9" w:rsidP="0042375F">
            <w:pPr>
              <w:rPr>
                <w:rFonts w:ascii="Book Antiqua" w:hAnsi="Book Antiqua"/>
                <w:sz w:val="22"/>
                <w:szCs w:val="22"/>
              </w:rPr>
            </w:pPr>
            <w:r>
              <w:rPr>
                <w:rFonts w:ascii="Book Antiqua" w:hAnsi="Book Antiqua"/>
                <w:sz w:val="22"/>
                <w:szCs w:val="22"/>
              </w:rPr>
              <w:t>The Panel Committee</w:t>
            </w:r>
            <w:r w:rsidR="009F1C7B">
              <w:rPr>
                <w:rFonts w:ascii="Book Antiqua" w:hAnsi="Book Antiqua"/>
                <w:sz w:val="22"/>
                <w:szCs w:val="22"/>
              </w:rPr>
              <w:t xml:space="preserve"> </w:t>
            </w:r>
            <w:r w:rsidR="00E749A5">
              <w:rPr>
                <w:rFonts w:ascii="Book Antiqua" w:hAnsi="Book Antiqua"/>
                <w:sz w:val="22"/>
                <w:szCs w:val="22"/>
              </w:rPr>
              <w:t>assessed applications</w:t>
            </w:r>
            <w:r w:rsidR="00F86FEF">
              <w:rPr>
                <w:rFonts w:ascii="Book Antiqua" w:hAnsi="Book Antiqua"/>
                <w:sz w:val="22"/>
                <w:szCs w:val="22"/>
              </w:rPr>
              <w:t xml:space="preserve">; </w:t>
            </w:r>
            <w:r w:rsidR="009F1C7B">
              <w:rPr>
                <w:rFonts w:ascii="Book Antiqua" w:hAnsi="Book Antiqua"/>
                <w:sz w:val="22"/>
                <w:szCs w:val="22"/>
              </w:rPr>
              <w:t xml:space="preserve">and </w:t>
            </w:r>
            <w:r w:rsidR="00E749A5">
              <w:rPr>
                <w:rFonts w:ascii="Book Antiqua" w:hAnsi="Book Antiqua"/>
                <w:sz w:val="22"/>
                <w:szCs w:val="22"/>
              </w:rPr>
              <w:t>considered</w:t>
            </w:r>
            <w:r w:rsidR="004C1748">
              <w:rPr>
                <w:rFonts w:ascii="Book Antiqua" w:hAnsi="Book Antiqua"/>
                <w:sz w:val="22"/>
                <w:szCs w:val="22"/>
              </w:rPr>
              <w:t xml:space="preserve"> </w:t>
            </w:r>
            <w:r w:rsidR="008E6D90">
              <w:rPr>
                <w:rFonts w:ascii="Book Antiqua" w:hAnsi="Book Antiqua"/>
                <w:sz w:val="22"/>
                <w:szCs w:val="22"/>
              </w:rPr>
              <w:t>[</w:t>
            </w:r>
            <w:r w:rsidR="008E6D90" w:rsidRPr="008E6D90">
              <w:rPr>
                <w:rFonts w:ascii="Book Antiqua" w:hAnsi="Book Antiqua"/>
                <w:color w:val="FF0000"/>
                <w:sz w:val="22"/>
                <w:szCs w:val="22"/>
              </w:rPr>
              <w:t>#</w:t>
            </w:r>
            <w:r w:rsidR="008E6D90">
              <w:rPr>
                <w:rFonts w:ascii="Book Antiqua" w:hAnsi="Book Antiqua"/>
                <w:sz w:val="22"/>
                <w:szCs w:val="22"/>
              </w:rPr>
              <w:t>]</w:t>
            </w:r>
            <w:r w:rsidR="004C1748">
              <w:rPr>
                <w:rFonts w:ascii="Book Antiqua" w:hAnsi="Book Antiqua"/>
                <w:sz w:val="22"/>
                <w:szCs w:val="22"/>
              </w:rPr>
              <w:t xml:space="preserve"> applicants</w:t>
            </w:r>
            <w:r w:rsidR="001A1B4B">
              <w:rPr>
                <w:rFonts w:ascii="Book Antiqua" w:hAnsi="Book Antiqua"/>
                <w:sz w:val="22"/>
                <w:szCs w:val="22"/>
              </w:rPr>
              <w:t xml:space="preserve"> for</w:t>
            </w:r>
            <w:r w:rsidR="00F86FEF">
              <w:rPr>
                <w:rFonts w:ascii="Book Antiqua" w:hAnsi="Book Antiqua"/>
                <w:sz w:val="22"/>
                <w:szCs w:val="22"/>
              </w:rPr>
              <w:t xml:space="preserve"> further assessment</w:t>
            </w:r>
            <w:r w:rsidR="0042375F" w:rsidRPr="0042375F">
              <w:rPr>
                <w:rFonts w:ascii="Book Antiqua" w:hAnsi="Book Antiqua"/>
                <w:sz w:val="22"/>
                <w:szCs w:val="22"/>
              </w:rPr>
              <w:t xml:space="preserve">. </w:t>
            </w:r>
          </w:p>
          <w:p w14:paraId="59C1F9C3" w14:textId="1FD30167" w:rsidR="00121B72" w:rsidRPr="00121B72" w:rsidRDefault="00121B72" w:rsidP="00CB0794">
            <w:pPr>
              <w:tabs>
                <w:tab w:val="left" w:pos="6495"/>
              </w:tabs>
              <w:rPr>
                <w:rFonts w:ascii="Book Antiqua" w:hAnsi="Book Antiqua"/>
                <w:sz w:val="22"/>
                <w:szCs w:val="22"/>
              </w:rPr>
            </w:pPr>
          </w:p>
          <w:p w14:paraId="01978AFB" w14:textId="77777777" w:rsidR="00C9017B" w:rsidRDefault="00C9017B" w:rsidP="0042375F">
            <w:pPr>
              <w:rPr>
                <w:b/>
                <w:sz w:val="22"/>
                <w:szCs w:val="22"/>
              </w:rPr>
            </w:pPr>
          </w:p>
          <w:p w14:paraId="2DBB6A32" w14:textId="1464233F" w:rsidR="0042375F" w:rsidRPr="0042375F" w:rsidRDefault="0042375F" w:rsidP="0042375F">
            <w:pPr>
              <w:rPr>
                <w:b/>
                <w:sz w:val="22"/>
                <w:szCs w:val="22"/>
              </w:rPr>
            </w:pPr>
            <w:r w:rsidRPr="0042375F">
              <w:rPr>
                <w:b/>
                <w:sz w:val="22"/>
                <w:szCs w:val="22"/>
              </w:rPr>
              <w:t>First Round Assessment Results (Short Listing):</w:t>
            </w:r>
          </w:p>
          <w:p w14:paraId="09E5BDAF" w14:textId="77777777" w:rsidR="0042375F" w:rsidRPr="0042375F" w:rsidRDefault="0042375F" w:rsidP="0042375F">
            <w:pPr>
              <w:rPr>
                <w:b/>
                <w:sz w:val="22"/>
                <w:szCs w:val="22"/>
              </w:rPr>
            </w:pPr>
          </w:p>
          <w:tbl>
            <w:tblPr>
              <w:tblW w:w="7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2"/>
              <w:gridCol w:w="1237"/>
              <w:gridCol w:w="3510"/>
            </w:tblGrid>
            <w:tr w:rsidR="0042375F" w:rsidRPr="0042375F" w14:paraId="79173617" w14:textId="77777777" w:rsidTr="009101E0">
              <w:trPr>
                <w:trHeight w:val="277"/>
              </w:trPr>
              <w:tc>
                <w:tcPr>
                  <w:tcW w:w="2722" w:type="dxa"/>
                </w:tcPr>
                <w:p w14:paraId="4DAAA66C" w14:textId="77777777" w:rsidR="0042375F" w:rsidRPr="0042375F" w:rsidRDefault="0042375F" w:rsidP="0042375F">
                  <w:pPr>
                    <w:jc w:val="both"/>
                    <w:rPr>
                      <w:rFonts w:ascii="Book Antiqua" w:hAnsi="Book Antiqua"/>
                      <w:b/>
                      <w:sz w:val="22"/>
                      <w:szCs w:val="22"/>
                    </w:rPr>
                  </w:pPr>
                  <w:r w:rsidRPr="0042375F">
                    <w:rPr>
                      <w:rFonts w:ascii="Book Antiqua" w:hAnsi="Book Antiqua"/>
                      <w:b/>
                      <w:sz w:val="22"/>
                      <w:szCs w:val="22"/>
                    </w:rPr>
                    <w:t>Name of applicants</w:t>
                  </w:r>
                </w:p>
              </w:tc>
              <w:tc>
                <w:tcPr>
                  <w:tcW w:w="1237" w:type="dxa"/>
                </w:tcPr>
                <w:p w14:paraId="26BF5623" w14:textId="77777777" w:rsidR="0042375F" w:rsidRPr="0042375F" w:rsidRDefault="0042375F" w:rsidP="0042375F">
                  <w:pPr>
                    <w:jc w:val="both"/>
                    <w:rPr>
                      <w:rFonts w:ascii="Book Antiqua" w:hAnsi="Book Antiqua"/>
                      <w:b/>
                      <w:sz w:val="22"/>
                      <w:szCs w:val="22"/>
                    </w:rPr>
                  </w:pPr>
                  <w:r w:rsidRPr="0042375F">
                    <w:rPr>
                      <w:rFonts w:ascii="Book Antiqua" w:hAnsi="Book Antiqua"/>
                      <w:b/>
                      <w:sz w:val="22"/>
                      <w:szCs w:val="22"/>
                    </w:rPr>
                    <w:t>Shortlist scores</w:t>
                  </w:r>
                </w:p>
              </w:tc>
              <w:tc>
                <w:tcPr>
                  <w:tcW w:w="3510" w:type="dxa"/>
                </w:tcPr>
                <w:p w14:paraId="1558573B" w14:textId="77777777" w:rsidR="0042375F" w:rsidRPr="0042375F" w:rsidRDefault="0042375F" w:rsidP="0042375F">
                  <w:pPr>
                    <w:jc w:val="both"/>
                    <w:rPr>
                      <w:rFonts w:ascii="Book Antiqua" w:hAnsi="Book Antiqua"/>
                      <w:b/>
                      <w:sz w:val="22"/>
                      <w:szCs w:val="22"/>
                    </w:rPr>
                  </w:pPr>
                  <w:r w:rsidRPr="0042375F">
                    <w:rPr>
                      <w:rFonts w:ascii="Book Antiqua" w:hAnsi="Book Antiqua"/>
                      <w:b/>
                      <w:sz w:val="22"/>
                      <w:szCs w:val="22"/>
                    </w:rPr>
                    <w:t>Panel comments</w:t>
                  </w:r>
                </w:p>
              </w:tc>
            </w:tr>
            <w:tr w:rsidR="0042375F" w:rsidRPr="0042375F" w14:paraId="4A5D8C68" w14:textId="77777777" w:rsidTr="009101E0">
              <w:trPr>
                <w:trHeight w:val="292"/>
              </w:trPr>
              <w:tc>
                <w:tcPr>
                  <w:tcW w:w="2722" w:type="dxa"/>
                </w:tcPr>
                <w:p w14:paraId="0A831163" w14:textId="2D1902E3" w:rsidR="0042375F" w:rsidRPr="009777DB" w:rsidRDefault="0042375F" w:rsidP="0042375F">
                  <w:pPr>
                    <w:jc w:val="both"/>
                    <w:rPr>
                      <w:rFonts w:ascii="Book Antiqua" w:hAnsi="Book Antiqua"/>
                      <w:sz w:val="22"/>
                      <w:szCs w:val="22"/>
                    </w:rPr>
                  </w:pPr>
                </w:p>
              </w:tc>
              <w:tc>
                <w:tcPr>
                  <w:tcW w:w="1237" w:type="dxa"/>
                </w:tcPr>
                <w:p w14:paraId="613EAE59" w14:textId="63D9943E" w:rsidR="0042375F" w:rsidRPr="009777DB" w:rsidRDefault="0042375F" w:rsidP="0042375F">
                  <w:pPr>
                    <w:jc w:val="both"/>
                    <w:rPr>
                      <w:rFonts w:ascii="Book Antiqua" w:hAnsi="Book Antiqua"/>
                      <w:sz w:val="22"/>
                      <w:szCs w:val="22"/>
                    </w:rPr>
                  </w:pPr>
                </w:p>
              </w:tc>
              <w:tc>
                <w:tcPr>
                  <w:tcW w:w="3510" w:type="dxa"/>
                </w:tcPr>
                <w:p w14:paraId="3CB36CB1" w14:textId="3B3B0FCA" w:rsidR="0042375F" w:rsidRPr="0042375F" w:rsidRDefault="0042375F" w:rsidP="0042375F">
                  <w:pPr>
                    <w:jc w:val="both"/>
                    <w:rPr>
                      <w:rFonts w:ascii="Book Antiqua" w:hAnsi="Book Antiqua"/>
                      <w:sz w:val="22"/>
                      <w:szCs w:val="22"/>
                    </w:rPr>
                  </w:pPr>
                </w:p>
              </w:tc>
            </w:tr>
            <w:tr w:rsidR="001A1B4B" w:rsidRPr="0042375F" w14:paraId="0722AF9B" w14:textId="77777777" w:rsidTr="009101E0">
              <w:trPr>
                <w:trHeight w:val="292"/>
              </w:trPr>
              <w:tc>
                <w:tcPr>
                  <w:tcW w:w="2722" w:type="dxa"/>
                </w:tcPr>
                <w:p w14:paraId="01E03DEA" w14:textId="1D605533" w:rsidR="001A1B4B" w:rsidRDefault="001A1B4B" w:rsidP="0042375F">
                  <w:pPr>
                    <w:jc w:val="both"/>
                    <w:rPr>
                      <w:rFonts w:ascii="Book Antiqua" w:hAnsi="Book Antiqua"/>
                      <w:sz w:val="22"/>
                      <w:szCs w:val="22"/>
                    </w:rPr>
                  </w:pPr>
                </w:p>
              </w:tc>
              <w:tc>
                <w:tcPr>
                  <w:tcW w:w="1237" w:type="dxa"/>
                </w:tcPr>
                <w:p w14:paraId="12B3DC1A" w14:textId="4DB11430" w:rsidR="001A1B4B" w:rsidRDefault="001A1B4B" w:rsidP="0042375F">
                  <w:pPr>
                    <w:jc w:val="both"/>
                    <w:rPr>
                      <w:rFonts w:ascii="Book Antiqua" w:hAnsi="Book Antiqua"/>
                      <w:sz w:val="22"/>
                      <w:szCs w:val="22"/>
                    </w:rPr>
                  </w:pPr>
                </w:p>
              </w:tc>
              <w:tc>
                <w:tcPr>
                  <w:tcW w:w="3510" w:type="dxa"/>
                </w:tcPr>
                <w:p w14:paraId="190F9DBA" w14:textId="33909BAD" w:rsidR="001A1B4B" w:rsidRPr="0042375F" w:rsidRDefault="001A1B4B" w:rsidP="0042375F">
                  <w:pPr>
                    <w:jc w:val="both"/>
                    <w:rPr>
                      <w:rFonts w:ascii="Book Antiqua" w:hAnsi="Book Antiqua"/>
                      <w:sz w:val="22"/>
                      <w:szCs w:val="22"/>
                    </w:rPr>
                  </w:pPr>
                </w:p>
              </w:tc>
            </w:tr>
            <w:tr w:rsidR="001A1B4B" w:rsidRPr="0042375F" w14:paraId="49DA1BCD" w14:textId="77777777" w:rsidTr="009101E0">
              <w:trPr>
                <w:trHeight w:val="292"/>
              </w:trPr>
              <w:tc>
                <w:tcPr>
                  <w:tcW w:w="2722" w:type="dxa"/>
                </w:tcPr>
                <w:p w14:paraId="58B78847" w14:textId="57100001" w:rsidR="001A1B4B" w:rsidRDefault="001A1B4B" w:rsidP="0042375F">
                  <w:pPr>
                    <w:jc w:val="both"/>
                    <w:rPr>
                      <w:rFonts w:ascii="Book Antiqua" w:hAnsi="Book Antiqua"/>
                      <w:sz w:val="22"/>
                      <w:szCs w:val="22"/>
                    </w:rPr>
                  </w:pPr>
                </w:p>
              </w:tc>
              <w:tc>
                <w:tcPr>
                  <w:tcW w:w="1237" w:type="dxa"/>
                </w:tcPr>
                <w:p w14:paraId="13F3E3C3" w14:textId="11ADE3FC" w:rsidR="001A1B4B" w:rsidRDefault="001A1B4B" w:rsidP="0042375F">
                  <w:pPr>
                    <w:jc w:val="both"/>
                    <w:rPr>
                      <w:rFonts w:ascii="Book Antiqua" w:hAnsi="Book Antiqua"/>
                      <w:sz w:val="22"/>
                      <w:szCs w:val="22"/>
                    </w:rPr>
                  </w:pPr>
                </w:p>
              </w:tc>
              <w:tc>
                <w:tcPr>
                  <w:tcW w:w="3510" w:type="dxa"/>
                </w:tcPr>
                <w:p w14:paraId="0E756CC3" w14:textId="13B13E40" w:rsidR="001A1B4B" w:rsidRPr="0042375F" w:rsidRDefault="001A1B4B" w:rsidP="0042375F">
                  <w:pPr>
                    <w:jc w:val="both"/>
                    <w:rPr>
                      <w:rFonts w:ascii="Book Antiqua" w:hAnsi="Book Antiqua"/>
                      <w:sz w:val="22"/>
                      <w:szCs w:val="22"/>
                    </w:rPr>
                  </w:pPr>
                </w:p>
              </w:tc>
            </w:tr>
            <w:tr w:rsidR="001A1B4B" w:rsidRPr="0042375F" w14:paraId="295B5135" w14:textId="77777777" w:rsidTr="009101E0">
              <w:trPr>
                <w:trHeight w:val="292"/>
              </w:trPr>
              <w:tc>
                <w:tcPr>
                  <w:tcW w:w="2722" w:type="dxa"/>
                </w:tcPr>
                <w:p w14:paraId="4F6972B2" w14:textId="09EEC263" w:rsidR="001A1B4B" w:rsidRDefault="001A1B4B" w:rsidP="0042375F">
                  <w:pPr>
                    <w:jc w:val="both"/>
                    <w:rPr>
                      <w:rFonts w:ascii="Book Antiqua" w:hAnsi="Book Antiqua"/>
                      <w:sz w:val="22"/>
                      <w:szCs w:val="22"/>
                    </w:rPr>
                  </w:pPr>
                </w:p>
              </w:tc>
              <w:tc>
                <w:tcPr>
                  <w:tcW w:w="1237" w:type="dxa"/>
                </w:tcPr>
                <w:p w14:paraId="1B61EDBC" w14:textId="0A8E2359" w:rsidR="001A1B4B" w:rsidRDefault="001A1B4B" w:rsidP="0042375F">
                  <w:pPr>
                    <w:jc w:val="both"/>
                    <w:rPr>
                      <w:rFonts w:ascii="Book Antiqua" w:hAnsi="Book Antiqua"/>
                      <w:sz w:val="22"/>
                      <w:szCs w:val="22"/>
                    </w:rPr>
                  </w:pPr>
                </w:p>
              </w:tc>
              <w:tc>
                <w:tcPr>
                  <w:tcW w:w="3510" w:type="dxa"/>
                </w:tcPr>
                <w:p w14:paraId="16E9FB53" w14:textId="1BDD0ED1" w:rsidR="001A1B4B" w:rsidRPr="0042375F" w:rsidRDefault="001A1B4B" w:rsidP="0042375F">
                  <w:pPr>
                    <w:jc w:val="both"/>
                    <w:rPr>
                      <w:rFonts w:ascii="Book Antiqua" w:hAnsi="Book Antiqua"/>
                      <w:sz w:val="22"/>
                      <w:szCs w:val="22"/>
                    </w:rPr>
                  </w:pPr>
                </w:p>
              </w:tc>
            </w:tr>
            <w:tr w:rsidR="001A1B4B" w:rsidRPr="0042375F" w14:paraId="60D18F20" w14:textId="77777777" w:rsidTr="009101E0">
              <w:trPr>
                <w:trHeight w:val="292"/>
              </w:trPr>
              <w:tc>
                <w:tcPr>
                  <w:tcW w:w="2722" w:type="dxa"/>
                </w:tcPr>
                <w:p w14:paraId="2F471E9E" w14:textId="72584BE6" w:rsidR="001A1B4B" w:rsidRDefault="001A1B4B" w:rsidP="0042375F">
                  <w:pPr>
                    <w:jc w:val="both"/>
                    <w:rPr>
                      <w:rFonts w:ascii="Book Antiqua" w:hAnsi="Book Antiqua"/>
                      <w:sz w:val="22"/>
                      <w:szCs w:val="22"/>
                    </w:rPr>
                  </w:pPr>
                </w:p>
              </w:tc>
              <w:tc>
                <w:tcPr>
                  <w:tcW w:w="1237" w:type="dxa"/>
                </w:tcPr>
                <w:p w14:paraId="566E6E5C" w14:textId="57DA721B" w:rsidR="001A1B4B" w:rsidRDefault="001A1B4B" w:rsidP="0042375F">
                  <w:pPr>
                    <w:jc w:val="both"/>
                    <w:rPr>
                      <w:rFonts w:ascii="Book Antiqua" w:hAnsi="Book Antiqua"/>
                      <w:sz w:val="22"/>
                      <w:szCs w:val="22"/>
                    </w:rPr>
                  </w:pPr>
                </w:p>
              </w:tc>
              <w:tc>
                <w:tcPr>
                  <w:tcW w:w="3510" w:type="dxa"/>
                </w:tcPr>
                <w:p w14:paraId="658CACE4" w14:textId="27A3F428" w:rsidR="001A1B4B" w:rsidRPr="0042375F" w:rsidRDefault="001A1B4B" w:rsidP="0042375F">
                  <w:pPr>
                    <w:jc w:val="both"/>
                    <w:rPr>
                      <w:rFonts w:ascii="Book Antiqua" w:hAnsi="Book Antiqua"/>
                      <w:sz w:val="22"/>
                      <w:szCs w:val="22"/>
                    </w:rPr>
                  </w:pPr>
                </w:p>
              </w:tc>
            </w:tr>
            <w:tr w:rsidR="00676051" w:rsidRPr="0042375F" w14:paraId="68458598" w14:textId="77777777" w:rsidTr="009101E0">
              <w:trPr>
                <w:trHeight w:val="292"/>
              </w:trPr>
              <w:tc>
                <w:tcPr>
                  <w:tcW w:w="2722" w:type="dxa"/>
                </w:tcPr>
                <w:p w14:paraId="626CB8D5" w14:textId="590ACFB4" w:rsidR="00676051" w:rsidRDefault="00676051" w:rsidP="0042375F">
                  <w:pPr>
                    <w:jc w:val="both"/>
                    <w:rPr>
                      <w:rFonts w:ascii="Book Antiqua" w:hAnsi="Book Antiqua"/>
                      <w:sz w:val="22"/>
                      <w:szCs w:val="22"/>
                    </w:rPr>
                  </w:pPr>
                </w:p>
              </w:tc>
              <w:tc>
                <w:tcPr>
                  <w:tcW w:w="1237" w:type="dxa"/>
                </w:tcPr>
                <w:p w14:paraId="7FFBA708" w14:textId="7111F5AD" w:rsidR="00676051" w:rsidRDefault="00676051" w:rsidP="0042375F">
                  <w:pPr>
                    <w:jc w:val="both"/>
                    <w:rPr>
                      <w:rFonts w:ascii="Book Antiqua" w:hAnsi="Book Antiqua"/>
                      <w:sz w:val="22"/>
                      <w:szCs w:val="22"/>
                    </w:rPr>
                  </w:pPr>
                </w:p>
              </w:tc>
              <w:tc>
                <w:tcPr>
                  <w:tcW w:w="3510" w:type="dxa"/>
                </w:tcPr>
                <w:p w14:paraId="7443CE12" w14:textId="4064AB71" w:rsidR="00676051" w:rsidRPr="0042375F" w:rsidRDefault="00676051" w:rsidP="0042375F">
                  <w:pPr>
                    <w:jc w:val="both"/>
                    <w:rPr>
                      <w:rFonts w:ascii="Book Antiqua" w:hAnsi="Book Antiqua"/>
                      <w:sz w:val="22"/>
                      <w:szCs w:val="22"/>
                    </w:rPr>
                  </w:pPr>
                </w:p>
              </w:tc>
            </w:tr>
          </w:tbl>
          <w:p w14:paraId="4B24F234" w14:textId="77777777" w:rsidR="0042375F" w:rsidRPr="0042375F" w:rsidRDefault="0042375F" w:rsidP="0042375F">
            <w:pPr>
              <w:jc w:val="both"/>
              <w:rPr>
                <w:rFonts w:ascii="Book Antiqua" w:hAnsi="Book Antiqua"/>
                <w:b/>
                <w:sz w:val="22"/>
                <w:szCs w:val="22"/>
              </w:rPr>
            </w:pPr>
          </w:p>
          <w:p w14:paraId="395C68E2" w14:textId="77777777" w:rsidR="00CA2042" w:rsidRDefault="00CA2042" w:rsidP="0042375F">
            <w:pPr>
              <w:rPr>
                <w:b/>
                <w:sz w:val="22"/>
                <w:szCs w:val="22"/>
                <w:lang w:val="fi-FI"/>
              </w:rPr>
            </w:pPr>
          </w:p>
          <w:p w14:paraId="545C483F" w14:textId="77777777" w:rsidR="0042375F" w:rsidRDefault="0042375F" w:rsidP="0042375F">
            <w:pPr>
              <w:rPr>
                <w:ins w:id="1" w:author="Julie Garoleo" w:date="2017-02-02T15:37:00Z"/>
                <w:b/>
                <w:sz w:val="22"/>
                <w:szCs w:val="22"/>
                <w:lang w:val="fi-FI"/>
              </w:rPr>
            </w:pPr>
            <w:r w:rsidRPr="0042375F">
              <w:rPr>
                <w:b/>
                <w:sz w:val="22"/>
                <w:szCs w:val="22"/>
                <w:lang w:val="fi-FI"/>
              </w:rPr>
              <w:t xml:space="preserve">FURTHER DISCUSSION  </w:t>
            </w:r>
          </w:p>
          <w:p w14:paraId="734C7738" w14:textId="77777777" w:rsidR="00F86FEF" w:rsidRPr="0042375F" w:rsidRDefault="00F86FEF" w:rsidP="0042375F">
            <w:pPr>
              <w:rPr>
                <w:b/>
                <w:sz w:val="22"/>
                <w:szCs w:val="22"/>
                <w:lang w:val="fi-FI"/>
              </w:rPr>
            </w:pPr>
          </w:p>
          <w:p w14:paraId="5786937B" w14:textId="39BAEC08" w:rsidR="0042375F" w:rsidRPr="008E6D90" w:rsidRDefault="008E6D90" w:rsidP="0042375F">
            <w:pPr>
              <w:rPr>
                <w:color w:val="FF0000"/>
                <w:sz w:val="22"/>
                <w:szCs w:val="22"/>
              </w:rPr>
            </w:pPr>
            <w:r>
              <w:rPr>
                <w:color w:val="FF0000"/>
                <w:sz w:val="22"/>
                <w:szCs w:val="22"/>
                <w:lang w:val="fi-FI"/>
              </w:rPr>
              <w:t>[Interview date and # of candidate who attend the interview]</w:t>
            </w:r>
          </w:p>
          <w:p w14:paraId="5D835524" w14:textId="77777777" w:rsidR="0042375F" w:rsidRDefault="0042375F" w:rsidP="0042375F">
            <w:pPr>
              <w:rPr>
                <w:sz w:val="22"/>
                <w:szCs w:val="22"/>
              </w:rPr>
            </w:pPr>
          </w:p>
          <w:p w14:paraId="326B0746" w14:textId="77777777" w:rsidR="007C6645" w:rsidRPr="0042375F" w:rsidRDefault="007C6645" w:rsidP="0042375F">
            <w:pPr>
              <w:rPr>
                <w:sz w:val="22"/>
                <w:szCs w:val="22"/>
              </w:rPr>
            </w:pPr>
          </w:p>
          <w:p w14:paraId="12661C79" w14:textId="009D3923" w:rsidR="0042375F" w:rsidRPr="0042375F" w:rsidRDefault="0042375F" w:rsidP="0042375F">
            <w:pPr>
              <w:rPr>
                <w:b/>
                <w:sz w:val="22"/>
                <w:szCs w:val="22"/>
                <w:lang w:val="fi-FI"/>
              </w:rPr>
            </w:pPr>
            <w:r w:rsidRPr="0042375F">
              <w:rPr>
                <w:b/>
                <w:sz w:val="22"/>
                <w:szCs w:val="22"/>
              </w:rPr>
              <w:t xml:space="preserve">Second Round Assessment Results </w:t>
            </w:r>
            <w:r w:rsidRPr="0042375F">
              <w:rPr>
                <w:b/>
                <w:sz w:val="22"/>
                <w:szCs w:val="22"/>
                <w:lang w:val="fi-FI"/>
              </w:rPr>
              <w:t>(Interview</w:t>
            </w:r>
            <w:r w:rsidR="00E749A5" w:rsidRPr="0042375F">
              <w:rPr>
                <w:b/>
                <w:sz w:val="22"/>
                <w:szCs w:val="22"/>
                <w:lang w:val="fi-FI"/>
              </w:rPr>
              <w:t>):</w:t>
            </w:r>
          </w:p>
          <w:p w14:paraId="725F11FD" w14:textId="77777777" w:rsidR="0042375F" w:rsidRPr="0042375F" w:rsidRDefault="0042375F" w:rsidP="0042375F">
            <w:pPr>
              <w:rPr>
                <w:b/>
                <w:sz w:val="22"/>
                <w:szCs w:val="22"/>
              </w:rPr>
            </w:pPr>
          </w:p>
          <w:tbl>
            <w:tblPr>
              <w:tblStyle w:val="TableGrid"/>
              <w:tblW w:w="7420" w:type="dxa"/>
              <w:tblLayout w:type="fixed"/>
              <w:tblLook w:val="04A0" w:firstRow="1" w:lastRow="0" w:firstColumn="1" w:lastColumn="0" w:noHBand="0" w:noVBand="1"/>
            </w:tblPr>
            <w:tblGrid>
              <w:gridCol w:w="2380"/>
              <w:gridCol w:w="1620"/>
              <w:gridCol w:w="3420"/>
            </w:tblGrid>
            <w:tr w:rsidR="00A66DB9" w:rsidRPr="0042375F" w14:paraId="2DF879C2" w14:textId="77777777" w:rsidTr="006272E9">
              <w:trPr>
                <w:trHeight w:val="277"/>
              </w:trPr>
              <w:tc>
                <w:tcPr>
                  <w:tcW w:w="2380" w:type="dxa"/>
                </w:tcPr>
                <w:p w14:paraId="4442146A" w14:textId="77777777" w:rsidR="00A66DB9" w:rsidRPr="0042375F" w:rsidRDefault="00A66DB9" w:rsidP="005331C7">
                  <w:pPr>
                    <w:jc w:val="both"/>
                    <w:rPr>
                      <w:rFonts w:ascii="Book Antiqua" w:hAnsi="Book Antiqua"/>
                      <w:b/>
                      <w:sz w:val="22"/>
                      <w:szCs w:val="22"/>
                    </w:rPr>
                  </w:pPr>
                  <w:r w:rsidRPr="0042375F">
                    <w:rPr>
                      <w:rFonts w:ascii="Book Antiqua" w:hAnsi="Book Antiqua"/>
                      <w:b/>
                      <w:sz w:val="22"/>
                      <w:szCs w:val="22"/>
                    </w:rPr>
                    <w:lastRenderedPageBreak/>
                    <w:t>Name of applicants</w:t>
                  </w:r>
                </w:p>
              </w:tc>
              <w:tc>
                <w:tcPr>
                  <w:tcW w:w="1620" w:type="dxa"/>
                </w:tcPr>
                <w:p w14:paraId="361609F0" w14:textId="77777777" w:rsidR="00A66DB9" w:rsidRPr="0042375F" w:rsidRDefault="00A66DB9" w:rsidP="005331C7">
                  <w:pPr>
                    <w:jc w:val="both"/>
                    <w:rPr>
                      <w:rFonts w:ascii="Book Antiqua" w:hAnsi="Book Antiqua"/>
                      <w:b/>
                      <w:sz w:val="22"/>
                      <w:szCs w:val="22"/>
                    </w:rPr>
                  </w:pPr>
                  <w:r w:rsidRPr="0042375F">
                    <w:rPr>
                      <w:rFonts w:ascii="Book Antiqua" w:hAnsi="Book Antiqua"/>
                      <w:b/>
                      <w:sz w:val="22"/>
                      <w:szCs w:val="22"/>
                    </w:rPr>
                    <w:t>Interview scores</w:t>
                  </w:r>
                </w:p>
              </w:tc>
              <w:tc>
                <w:tcPr>
                  <w:tcW w:w="3420" w:type="dxa"/>
                </w:tcPr>
                <w:p w14:paraId="06881774" w14:textId="77777777" w:rsidR="00A66DB9" w:rsidRPr="0042375F" w:rsidRDefault="00A66DB9" w:rsidP="005331C7">
                  <w:pPr>
                    <w:jc w:val="both"/>
                    <w:rPr>
                      <w:rFonts w:ascii="Book Antiqua" w:hAnsi="Book Antiqua"/>
                      <w:b/>
                      <w:sz w:val="22"/>
                      <w:szCs w:val="22"/>
                    </w:rPr>
                  </w:pPr>
                  <w:r w:rsidRPr="0042375F">
                    <w:rPr>
                      <w:rFonts w:ascii="Book Antiqua" w:hAnsi="Book Antiqua"/>
                      <w:b/>
                      <w:sz w:val="22"/>
                      <w:szCs w:val="22"/>
                    </w:rPr>
                    <w:t>Panel comments</w:t>
                  </w:r>
                </w:p>
              </w:tc>
            </w:tr>
            <w:tr w:rsidR="00A66DB9" w:rsidRPr="0042375F" w14:paraId="093038DF" w14:textId="77777777" w:rsidTr="006272E9">
              <w:trPr>
                <w:trHeight w:val="1661"/>
              </w:trPr>
              <w:tc>
                <w:tcPr>
                  <w:tcW w:w="2380" w:type="dxa"/>
                </w:tcPr>
                <w:p w14:paraId="3063DF4B" w14:textId="6DDD069E" w:rsidR="00CE00A6" w:rsidRPr="00CE00A6" w:rsidRDefault="00CE00A6" w:rsidP="00CE00A6">
                  <w:pPr>
                    <w:rPr>
                      <w:rFonts w:ascii="Book Antiqua" w:hAnsi="Book Antiqua"/>
                      <w:sz w:val="22"/>
                      <w:szCs w:val="22"/>
                    </w:rPr>
                  </w:pPr>
                </w:p>
              </w:tc>
              <w:tc>
                <w:tcPr>
                  <w:tcW w:w="1620" w:type="dxa"/>
                </w:tcPr>
                <w:p w14:paraId="027A1598" w14:textId="52FDCE37" w:rsidR="00A66DB9" w:rsidRPr="00F81BC6" w:rsidRDefault="00A66DB9" w:rsidP="005331C7">
                  <w:pPr>
                    <w:jc w:val="both"/>
                    <w:rPr>
                      <w:rFonts w:ascii="Book Antiqua" w:hAnsi="Book Antiqua"/>
                      <w:sz w:val="22"/>
                      <w:szCs w:val="22"/>
                    </w:rPr>
                  </w:pPr>
                </w:p>
              </w:tc>
              <w:tc>
                <w:tcPr>
                  <w:tcW w:w="3420" w:type="dxa"/>
                </w:tcPr>
                <w:p w14:paraId="78DE74B5" w14:textId="77777777" w:rsidR="00A66DB9" w:rsidRPr="0042375F" w:rsidRDefault="00A66DB9" w:rsidP="005331C7">
                  <w:pPr>
                    <w:jc w:val="both"/>
                    <w:rPr>
                      <w:rFonts w:ascii="Book Antiqua" w:hAnsi="Book Antiqua"/>
                      <w:sz w:val="22"/>
                      <w:szCs w:val="22"/>
                    </w:rPr>
                  </w:pPr>
                </w:p>
              </w:tc>
            </w:tr>
            <w:tr w:rsidR="00A66DB9" w:rsidRPr="009C0FAC" w14:paraId="61FDD3E8" w14:textId="77777777" w:rsidTr="006272E9">
              <w:trPr>
                <w:trHeight w:val="292"/>
              </w:trPr>
              <w:tc>
                <w:tcPr>
                  <w:tcW w:w="2380" w:type="dxa"/>
                </w:tcPr>
                <w:p w14:paraId="1A0272E5" w14:textId="1E6016D4" w:rsidR="00CE00A6" w:rsidRPr="00CE00A6" w:rsidRDefault="00CE00A6" w:rsidP="00CE00A6">
                  <w:pPr>
                    <w:rPr>
                      <w:rFonts w:ascii="Book Antiqua" w:hAnsi="Book Antiqua"/>
                      <w:sz w:val="22"/>
                      <w:szCs w:val="22"/>
                    </w:rPr>
                  </w:pPr>
                </w:p>
              </w:tc>
              <w:tc>
                <w:tcPr>
                  <w:tcW w:w="1620" w:type="dxa"/>
                </w:tcPr>
                <w:p w14:paraId="6AFE714A" w14:textId="5353D827" w:rsidR="00A66DB9" w:rsidRPr="00F81BC6" w:rsidRDefault="00A66DB9" w:rsidP="005331C7">
                  <w:pPr>
                    <w:jc w:val="both"/>
                    <w:rPr>
                      <w:rFonts w:ascii="Book Antiqua" w:hAnsi="Book Antiqua"/>
                      <w:sz w:val="22"/>
                      <w:szCs w:val="22"/>
                    </w:rPr>
                  </w:pPr>
                </w:p>
              </w:tc>
              <w:tc>
                <w:tcPr>
                  <w:tcW w:w="3420" w:type="dxa"/>
                </w:tcPr>
                <w:p w14:paraId="2B832A63" w14:textId="77777777" w:rsidR="00A66DB9" w:rsidRPr="009C0FAC" w:rsidRDefault="00A66DB9" w:rsidP="00A4381D">
                  <w:pPr>
                    <w:rPr>
                      <w:rFonts w:ascii="Book Antiqua" w:hAnsi="Book Antiqua"/>
                      <w:sz w:val="22"/>
                      <w:szCs w:val="22"/>
                    </w:rPr>
                  </w:pPr>
                </w:p>
              </w:tc>
            </w:tr>
            <w:tr w:rsidR="00685E43" w:rsidRPr="009C0FAC" w14:paraId="63A9D10B" w14:textId="77777777" w:rsidTr="006272E9">
              <w:trPr>
                <w:trHeight w:val="292"/>
              </w:trPr>
              <w:tc>
                <w:tcPr>
                  <w:tcW w:w="2380" w:type="dxa"/>
                </w:tcPr>
                <w:p w14:paraId="61B7511B" w14:textId="350E83B0" w:rsidR="00CE00A6" w:rsidRPr="00F81BC6" w:rsidRDefault="00CE00A6" w:rsidP="005331C7">
                  <w:pPr>
                    <w:jc w:val="both"/>
                    <w:rPr>
                      <w:rFonts w:ascii="Book Antiqua" w:hAnsi="Book Antiqua"/>
                      <w:sz w:val="22"/>
                      <w:szCs w:val="22"/>
                    </w:rPr>
                  </w:pPr>
                </w:p>
              </w:tc>
              <w:tc>
                <w:tcPr>
                  <w:tcW w:w="1620" w:type="dxa"/>
                </w:tcPr>
                <w:p w14:paraId="75E4E3B8" w14:textId="77777777" w:rsidR="00165D49" w:rsidRPr="00F81BC6" w:rsidRDefault="00165D49" w:rsidP="005331C7">
                  <w:pPr>
                    <w:jc w:val="both"/>
                    <w:rPr>
                      <w:rFonts w:ascii="Book Antiqua" w:hAnsi="Book Antiqua"/>
                      <w:sz w:val="22"/>
                      <w:szCs w:val="22"/>
                    </w:rPr>
                  </w:pPr>
                </w:p>
              </w:tc>
              <w:tc>
                <w:tcPr>
                  <w:tcW w:w="3420" w:type="dxa"/>
                </w:tcPr>
                <w:p w14:paraId="6900EDA5" w14:textId="52983AA4" w:rsidR="00685E43" w:rsidRPr="009C0FAC" w:rsidRDefault="00685E43" w:rsidP="00685E43">
                  <w:pPr>
                    <w:rPr>
                      <w:rFonts w:ascii="Book Antiqua" w:hAnsi="Book Antiqua"/>
                      <w:sz w:val="22"/>
                      <w:szCs w:val="22"/>
                    </w:rPr>
                  </w:pPr>
                </w:p>
              </w:tc>
            </w:tr>
          </w:tbl>
          <w:p w14:paraId="04C587BD" w14:textId="77777777" w:rsidR="00E13C8F" w:rsidRDefault="00E13C8F" w:rsidP="006A1C44">
            <w:pPr>
              <w:rPr>
                <w:sz w:val="22"/>
                <w:szCs w:val="22"/>
              </w:rPr>
            </w:pPr>
          </w:p>
          <w:p w14:paraId="28F510FD" w14:textId="77777777" w:rsidR="00165D49" w:rsidRPr="006A1C44" w:rsidRDefault="00165D49" w:rsidP="006A1C44">
            <w:pPr>
              <w:rPr>
                <w:rFonts w:eastAsia="Calibri"/>
                <w:lang w:val="en-US"/>
              </w:rPr>
            </w:pPr>
          </w:p>
          <w:p w14:paraId="07760494" w14:textId="3C7306AC" w:rsidR="00135AF9" w:rsidRPr="00367384" w:rsidRDefault="008C382F" w:rsidP="0005133A">
            <w:pPr>
              <w:rPr>
                <w:b/>
              </w:rPr>
            </w:pPr>
            <w:r w:rsidRPr="00923AB1">
              <w:rPr>
                <w:b/>
              </w:rPr>
              <w:t>Recommended Candidate</w:t>
            </w:r>
            <w:r w:rsidR="007C6645">
              <w:rPr>
                <w:b/>
              </w:rPr>
              <w:t xml:space="preserve"> – </w:t>
            </w:r>
            <w:r w:rsidR="008E6D90" w:rsidRPr="008E6D90">
              <w:rPr>
                <w:b/>
                <w:color w:val="FF0000"/>
              </w:rPr>
              <w:t>[Name]</w:t>
            </w:r>
          </w:p>
          <w:p w14:paraId="3FEC200A" w14:textId="77777777" w:rsidR="008C382F" w:rsidRPr="00C5602E" w:rsidRDefault="008C382F" w:rsidP="0005133A">
            <w:pPr>
              <w:rPr>
                <w:b/>
                <w:u w:val="single"/>
              </w:rPr>
            </w:pPr>
          </w:p>
          <w:p w14:paraId="559A48E1" w14:textId="77777777" w:rsidR="0005133A" w:rsidRPr="00C5602E" w:rsidRDefault="0005133A" w:rsidP="0005133A">
            <w:pPr>
              <w:rPr>
                <w:b/>
                <w:u w:val="single"/>
              </w:rPr>
            </w:pPr>
            <w:r w:rsidRPr="00C5602E">
              <w:rPr>
                <w:b/>
                <w:u w:val="single"/>
              </w:rPr>
              <w:t>Highest Education Qualification and Training</w:t>
            </w:r>
          </w:p>
          <w:p w14:paraId="1EB5E3DD" w14:textId="67A6FF6E" w:rsidR="008C382F" w:rsidRPr="00C5602E" w:rsidRDefault="008C382F" w:rsidP="0005133A">
            <w:pPr>
              <w:rPr>
                <w:b/>
                <w:u w:val="single"/>
              </w:rPr>
            </w:pPr>
          </w:p>
          <w:p w14:paraId="38D00098" w14:textId="2A994081" w:rsidR="0005133A" w:rsidRDefault="0005133A" w:rsidP="00CA582D"/>
          <w:p w14:paraId="49FDE1E4" w14:textId="4FF69D81" w:rsidR="0005133A" w:rsidRDefault="008E6D90" w:rsidP="0005133A">
            <w:r w:rsidRPr="008E6D90">
              <w:rPr>
                <w:color w:val="FF0000"/>
              </w:rPr>
              <w:t>[insert highest qualification]</w:t>
            </w:r>
          </w:p>
          <w:p w14:paraId="3B72F7D6" w14:textId="77777777" w:rsidR="008E6D90" w:rsidRPr="003C4412" w:rsidRDefault="008E6D90" w:rsidP="0005133A"/>
          <w:p w14:paraId="2BCFB920" w14:textId="77777777" w:rsidR="0005133A" w:rsidRPr="003C4412" w:rsidRDefault="0005133A" w:rsidP="0005133A">
            <w:pPr>
              <w:rPr>
                <w:b/>
                <w:u w:val="single"/>
                <w:lang w:val="en-US"/>
              </w:rPr>
            </w:pPr>
            <w:r w:rsidRPr="003C4412">
              <w:rPr>
                <w:b/>
                <w:u w:val="single"/>
                <w:lang w:val="en-US"/>
              </w:rPr>
              <w:t>Work Experience</w:t>
            </w:r>
          </w:p>
          <w:p w14:paraId="53115056" w14:textId="50077DFF" w:rsidR="00D13E42" w:rsidRDefault="00D13E42" w:rsidP="00CA582D">
            <w:pPr>
              <w:rPr>
                <w:rFonts w:eastAsia="Calibri"/>
                <w:lang w:val="en-US"/>
              </w:rPr>
            </w:pPr>
          </w:p>
          <w:p w14:paraId="5680A846" w14:textId="2660D5EF" w:rsidR="00923AB1" w:rsidRPr="008E6D90" w:rsidRDefault="008E6D90" w:rsidP="008E6D90">
            <w:pPr>
              <w:rPr>
                <w:rFonts w:eastAsia="Calibri"/>
                <w:color w:val="FF0000"/>
                <w:lang w:val="en-US"/>
              </w:rPr>
            </w:pPr>
            <w:r w:rsidRPr="008E6D90">
              <w:rPr>
                <w:rFonts w:eastAsia="Calibri"/>
                <w:color w:val="FF0000"/>
                <w:lang w:val="en-US"/>
              </w:rPr>
              <w:t>[Insert work experience]</w:t>
            </w:r>
          </w:p>
          <w:p w14:paraId="3D84DA20" w14:textId="77777777" w:rsidR="008C382F" w:rsidRPr="00CA582D" w:rsidRDefault="008C382F" w:rsidP="008C382F">
            <w:pPr>
              <w:pStyle w:val="ListParagraph"/>
              <w:rPr>
                <w:rFonts w:eastAsia="Calibri"/>
                <w:lang w:val="en-US"/>
              </w:rPr>
            </w:pPr>
          </w:p>
          <w:p w14:paraId="77308403" w14:textId="435C256E" w:rsidR="00121B72" w:rsidRPr="00367384" w:rsidRDefault="008C382F" w:rsidP="00121B72">
            <w:pPr>
              <w:rPr>
                <w:b/>
              </w:rPr>
            </w:pPr>
            <w:r w:rsidRPr="00367384">
              <w:rPr>
                <w:b/>
              </w:rPr>
              <w:t xml:space="preserve">Eligible </w:t>
            </w:r>
            <w:r w:rsidR="00923AB1">
              <w:rPr>
                <w:b/>
              </w:rPr>
              <w:t xml:space="preserve">Candidate: </w:t>
            </w:r>
            <w:r w:rsidR="008E6D90" w:rsidRPr="008E6D90">
              <w:rPr>
                <w:b/>
                <w:color w:val="FF0000"/>
              </w:rPr>
              <w:t>[Name]</w:t>
            </w:r>
          </w:p>
          <w:p w14:paraId="6CDB8E8C" w14:textId="77777777" w:rsidR="008C382F" w:rsidRPr="00C5602E" w:rsidRDefault="008C382F" w:rsidP="00121B72">
            <w:pPr>
              <w:rPr>
                <w:b/>
                <w:u w:val="single"/>
              </w:rPr>
            </w:pPr>
          </w:p>
          <w:p w14:paraId="1B455EFA" w14:textId="77777777" w:rsidR="00121B72" w:rsidRPr="00C5602E" w:rsidRDefault="00121B72" w:rsidP="00121B72">
            <w:pPr>
              <w:rPr>
                <w:b/>
                <w:u w:val="single"/>
              </w:rPr>
            </w:pPr>
            <w:r w:rsidRPr="00C5602E">
              <w:rPr>
                <w:b/>
                <w:u w:val="single"/>
              </w:rPr>
              <w:t>Highest Education Qualification and Training</w:t>
            </w:r>
          </w:p>
          <w:p w14:paraId="4F596846" w14:textId="77777777" w:rsidR="00121B72" w:rsidRPr="00C5602E" w:rsidRDefault="00121B72" w:rsidP="00121B72">
            <w:pPr>
              <w:rPr>
                <w:b/>
                <w:u w:val="single"/>
              </w:rPr>
            </w:pPr>
          </w:p>
          <w:p w14:paraId="0E44BB5D" w14:textId="77777777" w:rsidR="008E6D90" w:rsidRDefault="008E6D90" w:rsidP="008E6D90">
            <w:r w:rsidRPr="008E6D90">
              <w:rPr>
                <w:color w:val="FF0000"/>
              </w:rPr>
              <w:t>[insert highest qualification]</w:t>
            </w:r>
          </w:p>
          <w:p w14:paraId="10662BF1" w14:textId="77777777" w:rsidR="002F4B31" w:rsidRPr="003C4412" w:rsidRDefault="002F4B31" w:rsidP="00F159E6"/>
          <w:p w14:paraId="11A91EC7" w14:textId="77777777" w:rsidR="00121B72" w:rsidRDefault="00121B72" w:rsidP="00121B72">
            <w:pPr>
              <w:rPr>
                <w:b/>
                <w:u w:val="single"/>
                <w:lang w:val="en-US"/>
              </w:rPr>
            </w:pPr>
            <w:r w:rsidRPr="003C4412">
              <w:rPr>
                <w:b/>
                <w:u w:val="single"/>
                <w:lang w:val="en-US"/>
              </w:rPr>
              <w:t>Work Experience</w:t>
            </w:r>
          </w:p>
          <w:p w14:paraId="24183DB2" w14:textId="77777777" w:rsidR="00F159E6" w:rsidRPr="003C4412" w:rsidRDefault="00F159E6" w:rsidP="00121B72">
            <w:pPr>
              <w:rPr>
                <w:b/>
                <w:u w:val="single"/>
                <w:lang w:val="en-US"/>
              </w:rPr>
            </w:pPr>
          </w:p>
          <w:p w14:paraId="3E8B3731" w14:textId="77777777" w:rsidR="008E6D90" w:rsidRPr="008E6D90" w:rsidRDefault="008E6D90" w:rsidP="008E6D90">
            <w:pPr>
              <w:rPr>
                <w:rFonts w:eastAsia="Calibri"/>
                <w:color w:val="FF0000"/>
                <w:lang w:val="en-US"/>
              </w:rPr>
            </w:pPr>
            <w:r w:rsidRPr="008E6D90">
              <w:rPr>
                <w:rFonts w:eastAsia="Calibri"/>
                <w:color w:val="FF0000"/>
                <w:lang w:val="en-US"/>
              </w:rPr>
              <w:t>[Insert work experience]</w:t>
            </w:r>
          </w:p>
          <w:p w14:paraId="69581C5A" w14:textId="77777777" w:rsidR="002467E9" w:rsidRDefault="002467E9" w:rsidP="0052103A">
            <w:pPr>
              <w:rPr>
                <w:rFonts w:eastAsia="Calibri"/>
                <w:lang w:val="en-US"/>
              </w:rPr>
            </w:pPr>
          </w:p>
          <w:p w14:paraId="5AFE1485" w14:textId="77777777" w:rsidR="008E6D90" w:rsidRDefault="008E6D90" w:rsidP="0052103A">
            <w:pPr>
              <w:rPr>
                <w:rFonts w:eastAsia="Calibri"/>
                <w:lang w:val="en-US"/>
              </w:rPr>
            </w:pPr>
          </w:p>
          <w:p w14:paraId="45E76C76" w14:textId="77777777" w:rsidR="008E6D90" w:rsidRDefault="008E6D90" w:rsidP="0052103A">
            <w:pPr>
              <w:rPr>
                <w:rFonts w:eastAsia="Calibri"/>
                <w:lang w:val="en-US"/>
              </w:rPr>
            </w:pPr>
          </w:p>
          <w:p w14:paraId="500A17FA" w14:textId="77777777" w:rsidR="008E6D90" w:rsidRDefault="008E6D90" w:rsidP="0052103A">
            <w:pPr>
              <w:rPr>
                <w:rFonts w:eastAsia="Calibri"/>
                <w:lang w:val="en-US"/>
              </w:rPr>
            </w:pPr>
          </w:p>
          <w:p w14:paraId="67261039" w14:textId="77777777" w:rsidR="008E6D90" w:rsidRDefault="008E6D90" w:rsidP="0052103A">
            <w:pPr>
              <w:rPr>
                <w:rFonts w:eastAsia="Calibri"/>
                <w:lang w:val="en-US"/>
              </w:rPr>
            </w:pPr>
          </w:p>
          <w:p w14:paraId="6717E29F" w14:textId="77777777" w:rsidR="008E6D90" w:rsidRDefault="008E6D90" w:rsidP="0052103A">
            <w:pPr>
              <w:rPr>
                <w:rFonts w:eastAsia="Calibri"/>
                <w:lang w:val="en-US"/>
              </w:rPr>
            </w:pPr>
          </w:p>
          <w:p w14:paraId="20764ECB" w14:textId="77777777" w:rsidR="008E6D90" w:rsidRDefault="008E6D90" w:rsidP="0052103A">
            <w:pPr>
              <w:rPr>
                <w:rFonts w:eastAsia="Calibri"/>
                <w:lang w:val="en-US"/>
              </w:rPr>
            </w:pPr>
          </w:p>
          <w:p w14:paraId="689BE8D0" w14:textId="77777777" w:rsidR="008E6D90" w:rsidRDefault="008E6D90" w:rsidP="0052103A">
            <w:pPr>
              <w:rPr>
                <w:rFonts w:eastAsia="Calibri"/>
                <w:lang w:val="en-US"/>
              </w:rPr>
            </w:pPr>
          </w:p>
          <w:p w14:paraId="5CC4BDD3" w14:textId="77777777" w:rsidR="008E6D90" w:rsidRDefault="008E6D90" w:rsidP="0052103A">
            <w:pPr>
              <w:rPr>
                <w:rFonts w:eastAsia="Calibri"/>
                <w:lang w:val="en-US"/>
              </w:rPr>
            </w:pPr>
          </w:p>
          <w:p w14:paraId="2CB1351A" w14:textId="77777777" w:rsidR="008E6D90" w:rsidRDefault="008E6D90" w:rsidP="0052103A">
            <w:pPr>
              <w:rPr>
                <w:rFonts w:eastAsia="Calibri"/>
                <w:lang w:val="en-US"/>
              </w:rPr>
            </w:pPr>
          </w:p>
          <w:p w14:paraId="61F622C3" w14:textId="77777777" w:rsidR="008E6D90" w:rsidRDefault="008E6D90" w:rsidP="0052103A">
            <w:pPr>
              <w:rPr>
                <w:rFonts w:eastAsia="Calibri"/>
                <w:lang w:val="en-US"/>
              </w:rPr>
            </w:pPr>
          </w:p>
          <w:p w14:paraId="3B7E1275" w14:textId="77777777" w:rsidR="008E6D90" w:rsidRDefault="008E6D90" w:rsidP="0052103A">
            <w:pPr>
              <w:rPr>
                <w:rFonts w:eastAsia="Calibri"/>
                <w:lang w:val="en-US"/>
              </w:rPr>
            </w:pPr>
          </w:p>
          <w:p w14:paraId="2BA5C3CB" w14:textId="77777777" w:rsidR="008E6D90" w:rsidRDefault="008E6D90" w:rsidP="0052103A">
            <w:pPr>
              <w:rPr>
                <w:rFonts w:eastAsia="Calibri"/>
                <w:lang w:val="en-US"/>
              </w:rPr>
            </w:pPr>
          </w:p>
          <w:p w14:paraId="075F0D61" w14:textId="77777777" w:rsidR="008E6D90" w:rsidRDefault="008E6D90" w:rsidP="0052103A">
            <w:pPr>
              <w:rPr>
                <w:rFonts w:eastAsia="Calibri"/>
                <w:lang w:val="en-US"/>
              </w:rPr>
            </w:pPr>
          </w:p>
          <w:p w14:paraId="25EA9947" w14:textId="77777777" w:rsidR="008E6D90" w:rsidRDefault="008E6D90" w:rsidP="0052103A">
            <w:pPr>
              <w:rPr>
                <w:rFonts w:eastAsia="Calibri"/>
                <w:lang w:val="en-US"/>
              </w:rPr>
            </w:pPr>
          </w:p>
          <w:p w14:paraId="018196D0" w14:textId="77777777" w:rsidR="008E6D90" w:rsidRDefault="008E6D90" w:rsidP="0052103A">
            <w:pPr>
              <w:rPr>
                <w:rFonts w:eastAsia="Calibri"/>
                <w:lang w:val="en-US"/>
              </w:rPr>
            </w:pPr>
          </w:p>
          <w:p w14:paraId="400E2BE5" w14:textId="77777777" w:rsidR="008E6D90" w:rsidRDefault="008E6D90" w:rsidP="0052103A">
            <w:pPr>
              <w:rPr>
                <w:rFonts w:eastAsia="Calibri"/>
                <w:lang w:val="en-US"/>
              </w:rPr>
            </w:pPr>
          </w:p>
          <w:p w14:paraId="50D90D6F" w14:textId="77777777" w:rsidR="008E6D90" w:rsidRDefault="008E6D90" w:rsidP="0052103A">
            <w:pPr>
              <w:rPr>
                <w:rFonts w:eastAsia="Calibri"/>
                <w:lang w:val="en-US"/>
              </w:rPr>
            </w:pPr>
          </w:p>
          <w:p w14:paraId="3F63B2E1" w14:textId="77777777" w:rsidR="008E6D90" w:rsidRDefault="008E6D90" w:rsidP="0052103A">
            <w:pPr>
              <w:rPr>
                <w:rFonts w:eastAsia="Calibri"/>
                <w:lang w:val="en-US"/>
              </w:rPr>
            </w:pPr>
          </w:p>
          <w:p w14:paraId="14835493" w14:textId="77777777" w:rsidR="008E6D90" w:rsidRDefault="008E6D90" w:rsidP="0052103A">
            <w:pPr>
              <w:rPr>
                <w:rFonts w:eastAsia="Calibri"/>
                <w:lang w:val="en-US"/>
              </w:rPr>
            </w:pPr>
          </w:p>
          <w:p w14:paraId="5D746DC9" w14:textId="77777777" w:rsidR="008E6D90" w:rsidRDefault="008E6D90" w:rsidP="0052103A">
            <w:pPr>
              <w:rPr>
                <w:rFonts w:eastAsia="Calibri"/>
                <w:lang w:val="en-US"/>
              </w:rPr>
            </w:pPr>
          </w:p>
          <w:p w14:paraId="02D2B2B8" w14:textId="77777777" w:rsidR="008E6D90" w:rsidRDefault="008E6D90" w:rsidP="0052103A">
            <w:pPr>
              <w:rPr>
                <w:rFonts w:eastAsia="Calibri"/>
                <w:lang w:val="en-US"/>
              </w:rPr>
            </w:pPr>
          </w:p>
          <w:p w14:paraId="21C74656" w14:textId="77777777" w:rsidR="00933E3E" w:rsidRDefault="00933E3E" w:rsidP="00D61DC4">
            <w:pPr>
              <w:rPr>
                <w:rFonts w:eastAsia="Calibri"/>
                <w:lang w:val="en-US"/>
              </w:rPr>
            </w:pPr>
          </w:p>
          <w:p w14:paraId="4AD57915" w14:textId="5C55C03A" w:rsidR="00906EBC" w:rsidRPr="00622E09" w:rsidRDefault="00906EBC" w:rsidP="00906EBC">
            <w:pPr>
              <w:spacing w:line="276" w:lineRule="auto"/>
              <w:rPr>
                <w:rFonts w:ascii="Book Antiqua" w:eastAsia="Arial Unicode MS" w:hAnsi="Book Antiqua" w:cs="Arial Unicode MS"/>
                <w:sz w:val="22"/>
                <w:szCs w:val="22"/>
              </w:rPr>
            </w:pPr>
            <w:r w:rsidRPr="00622E09">
              <w:rPr>
                <w:rFonts w:ascii="Book Antiqua" w:eastAsia="Arial Unicode MS" w:hAnsi="Book Antiqua" w:cs="Arial Unicode MS"/>
                <w:sz w:val="22"/>
                <w:szCs w:val="22"/>
              </w:rPr>
              <w:lastRenderedPageBreak/>
              <w:t xml:space="preserve">It is therefore recommended that the PSC </w:t>
            </w:r>
            <w:r w:rsidR="00AF6606">
              <w:rPr>
                <w:rFonts w:ascii="Book Antiqua" w:eastAsia="Arial Unicode MS" w:hAnsi="Book Antiqua" w:cs="Arial Unicode MS"/>
                <w:sz w:val="22"/>
                <w:szCs w:val="22"/>
              </w:rPr>
              <w:t>approve</w:t>
            </w:r>
            <w:r>
              <w:rPr>
                <w:rFonts w:ascii="Book Antiqua" w:eastAsia="Arial Unicode MS" w:hAnsi="Book Antiqua" w:cs="Arial Unicode MS"/>
                <w:sz w:val="22"/>
                <w:szCs w:val="22"/>
              </w:rPr>
              <w:t xml:space="preserve"> the </w:t>
            </w:r>
            <w:r w:rsidRPr="00622E09">
              <w:rPr>
                <w:rFonts w:ascii="Book Antiqua" w:eastAsia="Arial Unicode MS" w:hAnsi="Book Antiqua" w:cs="Arial Unicode MS"/>
                <w:sz w:val="22"/>
                <w:szCs w:val="22"/>
              </w:rPr>
              <w:t>appoint</w:t>
            </w:r>
            <w:r>
              <w:rPr>
                <w:rFonts w:ascii="Book Antiqua" w:eastAsia="Arial Unicode MS" w:hAnsi="Book Antiqua" w:cs="Arial Unicode MS"/>
                <w:sz w:val="22"/>
                <w:szCs w:val="22"/>
              </w:rPr>
              <w:t xml:space="preserve">ment of </w:t>
            </w:r>
            <w:r w:rsidR="008E6D90" w:rsidRPr="008E6D90">
              <w:rPr>
                <w:rFonts w:ascii="Book Antiqua" w:eastAsia="Arial Unicode MS" w:hAnsi="Book Antiqua" w:cs="Arial Unicode MS"/>
                <w:color w:val="FF0000"/>
                <w:sz w:val="22"/>
                <w:szCs w:val="22"/>
              </w:rPr>
              <w:t>[Name]</w:t>
            </w:r>
            <w:r w:rsidRPr="008E6D90">
              <w:rPr>
                <w:rFonts w:ascii="Book Antiqua" w:eastAsia="Arial Unicode MS" w:hAnsi="Book Antiqua" w:cs="Arial Unicode MS"/>
                <w:color w:val="FF0000"/>
                <w:sz w:val="22"/>
                <w:szCs w:val="22"/>
              </w:rPr>
              <w:t xml:space="preserve"> </w:t>
            </w:r>
            <w:r w:rsidRPr="00622E09">
              <w:rPr>
                <w:rFonts w:ascii="Book Antiqua" w:eastAsia="Arial Unicode MS" w:hAnsi="Book Antiqua" w:cs="Arial Unicode MS"/>
                <w:sz w:val="22"/>
                <w:szCs w:val="22"/>
              </w:rPr>
              <w:t>the post and on terms and conditions of employment as stated below, pursuant to Public Service Act Section 23 with immediate effect:</w:t>
            </w:r>
          </w:p>
          <w:p w14:paraId="7A92F79D" w14:textId="77777777" w:rsidR="00906EBC" w:rsidRPr="00DA5359" w:rsidRDefault="00906EBC" w:rsidP="00906EBC">
            <w:pPr>
              <w:spacing w:line="276" w:lineRule="auto"/>
              <w:rPr>
                <w:rFonts w:ascii="Book Antiqua" w:hAnsi="Book Antiqua"/>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62"/>
              <w:gridCol w:w="3240"/>
            </w:tblGrid>
            <w:tr w:rsidR="00906EBC" w:rsidRPr="00DA5359" w14:paraId="3376EA89" w14:textId="77777777" w:rsidTr="008E6D90">
              <w:tc>
                <w:tcPr>
                  <w:tcW w:w="3662" w:type="dxa"/>
                  <w:tcBorders>
                    <w:top w:val="single" w:sz="4" w:space="0" w:color="auto"/>
                    <w:left w:val="single" w:sz="4" w:space="0" w:color="auto"/>
                    <w:bottom w:val="single" w:sz="4" w:space="0" w:color="auto"/>
                    <w:right w:val="single" w:sz="4" w:space="0" w:color="auto"/>
                  </w:tcBorders>
                  <w:hideMark/>
                </w:tcPr>
                <w:p w14:paraId="73322BD5" w14:textId="77777777" w:rsidR="00906EBC" w:rsidRPr="00DA5359" w:rsidRDefault="00906EBC" w:rsidP="00906EBC">
                  <w:pPr>
                    <w:spacing w:line="276" w:lineRule="auto"/>
                    <w:rPr>
                      <w:rFonts w:ascii="Book Antiqua" w:hAnsi="Book Antiqua"/>
                      <w:sz w:val="22"/>
                      <w:szCs w:val="22"/>
                    </w:rPr>
                  </w:pPr>
                  <w:r w:rsidRPr="00DA5359">
                    <w:rPr>
                      <w:rFonts w:ascii="Book Antiqua" w:hAnsi="Book Antiqua"/>
                      <w:sz w:val="22"/>
                      <w:szCs w:val="22"/>
                    </w:rPr>
                    <w:t>Post Ti</w:t>
                  </w:r>
                  <w:r>
                    <w:rPr>
                      <w:rFonts w:ascii="Book Antiqua" w:hAnsi="Book Antiqua"/>
                      <w:sz w:val="22"/>
                      <w:szCs w:val="22"/>
                    </w:rPr>
                    <w:t>t</w:t>
                  </w:r>
                  <w:r w:rsidRPr="00DA5359">
                    <w:rPr>
                      <w:rFonts w:ascii="Book Antiqua" w:hAnsi="Book Antiqua"/>
                      <w:sz w:val="22"/>
                      <w:szCs w:val="22"/>
                    </w:rPr>
                    <w:t>le</w:t>
                  </w:r>
                </w:p>
              </w:tc>
              <w:tc>
                <w:tcPr>
                  <w:tcW w:w="3240" w:type="dxa"/>
                  <w:tcBorders>
                    <w:top w:val="single" w:sz="4" w:space="0" w:color="auto"/>
                    <w:left w:val="single" w:sz="4" w:space="0" w:color="auto"/>
                    <w:bottom w:val="single" w:sz="4" w:space="0" w:color="auto"/>
                    <w:right w:val="single" w:sz="4" w:space="0" w:color="auto"/>
                  </w:tcBorders>
                </w:tcPr>
                <w:p w14:paraId="66C87680" w14:textId="60BC6069" w:rsidR="00906EBC" w:rsidRPr="003C4412" w:rsidRDefault="00906EBC" w:rsidP="00906EBC">
                  <w:pPr>
                    <w:spacing w:line="276" w:lineRule="auto"/>
                    <w:rPr>
                      <w:rFonts w:ascii="Book Antiqua" w:hAnsi="Book Antiqua"/>
                      <w:b/>
                      <w:sz w:val="22"/>
                      <w:szCs w:val="22"/>
                    </w:rPr>
                  </w:pPr>
                </w:p>
              </w:tc>
            </w:tr>
            <w:tr w:rsidR="00906EBC" w:rsidRPr="00DA5359" w14:paraId="61DA3EBA" w14:textId="77777777" w:rsidTr="008E6D90">
              <w:tc>
                <w:tcPr>
                  <w:tcW w:w="3662" w:type="dxa"/>
                  <w:tcBorders>
                    <w:top w:val="single" w:sz="4" w:space="0" w:color="auto"/>
                    <w:left w:val="single" w:sz="4" w:space="0" w:color="auto"/>
                    <w:bottom w:val="single" w:sz="4" w:space="0" w:color="auto"/>
                    <w:right w:val="single" w:sz="4" w:space="0" w:color="auto"/>
                  </w:tcBorders>
                  <w:hideMark/>
                </w:tcPr>
                <w:p w14:paraId="74106208" w14:textId="77777777" w:rsidR="00906EBC" w:rsidRPr="00DA5359" w:rsidRDefault="00906EBC" w:rsidP="00906EBC">
                  <w:pPr>
                    <w:spacing w:line="276" w:lineRule="auto"/>
                    <w:rPr>
                      <w:rFonts w:ascii="Book Antiqua" w:hAnsi="Book Antiqua"/>
                      <w:sz w:val="22"/>
                      <w:szCs w:val="22"/>
                    </w:rPr>
                  </w:pPr>
                  <w:r w:rsidRPr="00DA5359">
                    <w:rPr>
                      <w:rFonts w:ascii="Book Antiqua" w:hAnsi="Book Antiqua"/>
                      <w:sz w:val="22"/>
                      <w:szCs w:val="22"/>
                    </w:rPr>
                    <w:t>Ministry</w:t>
                  </w:r>
                </w:p>
              </w:tc>
              <w:tc>
                <w:tcPr>
                  <w:tcW w:w="3240" w:type="dxa"/>
                  <w:tcBorders>
                    <w:top w:val="single" w:sz="4" w:space="0" w:color="auto"/>
                    <w:left w:val="single" w:sz="4" w:space="0" w:color="auto"/>
                    <w:bottom w:val="single" w:sz="4" w:space="0" w:color="auto"/>
                    <w:right w:val="single" w:sz="4" w:space="0" w:color="auto"/>
                  </w:tcBorders>
                </w:tcPr>
                <w:p w14:paraId="338DCC10" w14:textId="35CB9933" w:rsidR="00906EBC" w:rsidRPr="003C4412" w:rsidRDefault="00906EBC" w:rsidP="00906EBC">
                  <w:pPr>
                    <w:spacing w:line="276" w:lineRule="auto"/>
                    <w:rPr>
                      <w:rFonts w:ascii="Book Antiqua" w:hAnsi="Book Antiqua"/>
                      <w:b/>
                      <w:sz w:val="22"/>
                      <w:szCs w:val="22"/>
                    </w:rPr>
                  </w:pPr>
                </w:p>
              </w:tc>
            </w:tr>
            <w:tr w:rsidR="00906EBC" w:rsidRPr="00DA5359" w14:paraId="3C9F8F98" w14:textId="77777777" w:rsidTr="008E6D90">
              <w:tc>
                <w:tcPr>
                  <w:tcW w:w="3662" w:type="dxa"/>
                  <w:tcBorders>
                    <w:top w:val="single" w:sz="4" w:space="0" w:color="auto"/>
                    <w:left w:val="single" w:sz="4" w:space="0" w:color="auto"/>
                    <w:bottom w:val="single" w:sz="4" w:space="0" w:color="auto"/>
                    <w:right w:val="single" w:sz="4" w:space="0" w:color="auto"/>
                  </w:tcBorders>
                  <w:hideMark/>
                </w:tcPr>
                <w:p w14:paraId="0CA55943" w14:textId="77777777" w:rsidR="00906EBC" w:rsidRPr="00DA5359" w:rsidRDefault="00906EBC" w:rsidP="00906EBC">
                  <w:pPr>
                    <w:spacing w:line="276" w:lineRule="auto"/>
                    <w:rPr>
                      <w:rFonts w:ascii="Book Antiqua" w:hAnsi="Book Antiqua"/>
                      <w:sz w:val="22"/>
                      <w:szCs w:val="22"/>
                    </w:rPr>
                  </w:pPr>
                  <w:r w:rsidRPr="00DA5359">
                    <w:rPr>
                      <w:rFonts w:ascii="Book Antiqua" w:hAnsi="Book Antiqua"/>
                      <w:sz w:val="22"/>
                      <w:szCs w:val="22"/>
                    </w:rPr>
                    <w:t xml:space="preserve">Department </w:t>
                  </w:r>
                </w:p>
              </w:tc>
              <w:tc>
                <w:tcPr>
                  <w:tcW w:w="3240" w:type="dxa"/>
                  <w:tcBorders>
                    <w:top w:val="single" w:sz="4" w:space="0" w:color="auto"/>
                    <w:left w:val="single" w:sz="4" w:space="0" w:color="auto"/>
                    <w:bottom w:val="single" w:sz="4" w:space="0" w:color="auto"/>
                    <w:right w:val="single" w:sz="4" w:space="0" w:color="auto"/>
                  </w:tcBorders>
                </w:tcPr>
                <w:p w14:paraId="3E5E2433" w14:textId="5EC1196F" w:rsidR="00906EBC" w:rsidRPr="003C4412" w:rsidRDefault="00906EBC" w:rsidP="00906EBC">
                  <w:pPr>
                    <w:spacing w:line="276" w:lineRule="auto"/>
                    <w:rPr>
                      <w:rFonts w:ascii="Book Antiqua" w:hAnsi="Book Antiqua"/>
                      <w:b/>
                      <w:sz w:val="22"/>
                      <w:szCs w:val="22"/>
                    </w:rPr>
                  </w:pPr>
                </w:p>
              </w:tc>
            </w:tr>
            <w:tr w:rsidR="00906EBC" w:rsidRPr="00DA5359" w14:paraId="4116EFEF" w14:textId="77777777" w:rsidTr="008E6D90">
              <w:tc>
                <w:tcPr>
                  <w:tcW w:w="3662" w:type="dxa"/>
                  <w:tcBorders>
                    <w:top w:val="single" w:sz="4" w:space="0" w:color="auto"/>
                    <w:left w:val="single" w:sz="4" w:space="0" w:color="auto"/>
                    <w:bottom w:val="single" w:sz="4" w:space="0" w:color="auto"/>
                    <w:right w:val="single" w:sz="4" w:space="0" w:color="auto"/>
                  </w:tcBorders>
                  <w:hideMark/>
                </w:tcPr>
                <w:p w14:paraId="5054969B" w14:textId="77777777" w:rsidR="00906EBC" w:rsidRPr="00DA5359" w:rsidRDefault="00906EBC" w:rsidP="00906EBC">
                  <w:pPr>
                    <w:spacing w:line="276" w:lineRule="auto"/>
                    <w:rPr>
                      <w:rFonts w:ascii="Book Antiqua" w:hAnsi="Book Antiqua"/>
                      <w:sz w:val="22"/>
                      <w:szCs w:val="22"/>
                    </w:rPr>
                  </w:pPr>
                  <w:r w:rsidRPr="00DA5359">
                    <w:rPr>
                      <w:rFonts w:ascii="Book Antiqua" w:hAnsi="Book Antiqua"/>
                      <w:sz w:val="22"/>
                      <w:szCs w:val="22"/>
                    </w:rPr>
                    <w:t>Post Number</w:t>
                  </w:r>
                </w:p>
              </w:tc>
              <w:tc>
                <w:tcPr>
                  <w:tcW w:w="3240" w:type="dxa"/>
                  <w:tcBorders>
                    <w:top w:val="single" w:sz="4" w:space="0" w:color="auto"/>
                    <w:left w:val="single" w:sz="4" w:space="0" w:color="auto"/>
                    <w:bottom w:val="single" w:sz="4" w:space="0" w:color="auto"/>
                    <w:right w:val="single" w:sz="4" w:space="0" w:color="auto"/>
                  </w:tcBorders>
                </w:tcPr>
                <w:p w14:paraId="582290B9" w14:textId="30F9A459" w:rsidR="00906EBC" w:rsidRPr="003C4412" w:rsidRDefault="00906EBC" w:rsidP="00906EBC">
                  <w:pPr>
                    <w:spacing w:line="276" w:lineRule="auto"/>
                    <w:rPr>
                      <w:rFonts w:ascii="Book Antiqua" w:hAnsi="Book Antiqua"/>
                      <w:b/>
                      <w:sz w:val="22"/>
                      <w:szCs w:val="22"/>
                    </w:rPr>
                  </w:pPr>
                </w:p>
              </w:tc>
            </w:tr>
            <w:tr w:rsidR="00906EBC" w:rsidRPr="00DA5359" w14:paraId="672AEDB5" w14:textId="77777777" w:rsidTr="008E6D90">
              <w:tc>
                <w:tcPr>
                  <w:tcW w:w="3662" w:type="dxa"/>
                  <w:tcBorders>
                    <w:top w:val="single" w:sz="4" w:space="0" w:color="auto"/>
                    <w:left w:val="single" w:sz="4" w:space="0" w:color="auto"/>
                    <w:bottom w:val="single" w:sz="4" w:space="0" w:color="auto"/>
                    <w:right w:val="single" w:sz="4" w:space="0" w:color="auto"/>
                  </w:tcBorders>
                  <w:hideMark/>
                </w:tcPr>
                <w:p w14:paraId="27FF7ECA" w14:textId="77777777" w:rsidR="00906EBC" w:rsidRPr="00DA5359" w:rsidRDefault="00906EBC" w:rsidP="00906EBC">
                  <w:pPr>
                    <w:spacing w:line="276" w:lineRule="auto"/>
                    <w:rPr>
                      <w:rFonts w:ascii="Book Antiqua" w:hAnsi="Book Antiqua"/>
                      <w:sz w:val="22"/>
                      <w:szCs w:val="22"/>
                    </w:rPr>
                  </w:pPr>
                  <w:r w:rsidRPr="00DA5359">
                    <w:rPr>
                      <w:rFonts w:ascii="Book Antiqua" w:hAnsi="Book Antiqua"/>
                      <w:sz w:val="22"/>
                      <w:szCs w:val="22"/>
                    </w:rPr>
                    <w:t>Job Level</w:t>
                  </w:r>
                </w:p>
              </w:tc>
              <w:tc>
                <w:tcPr>
                  <w:tcW w:w="3240" w:type="dxa"/>
                  <w:tcBorders>
                    <w:top w:val="single" w:sz="4" w:space="0" w:color="auto"/>
                    <w:left w:val="single" w:sz="4" w:space="0" w:color="auto"/>
                    <w:bottom w:val="single" w:sz="4" w:space="0" w:color="auto"/>
                    <w:right w:val="single" w:sz="4" w:space="0" w:color="auto"/>
                  </w:tcBorders>
                </w:tcPr>
                <w:p w14:paraId="0FAFD27E" w14:textId="77777777" w:rsidR="00906EBC" w:rsidRPr="003C4412" w:rsidRDefault="00906EBC" w:rsidP="00906EBC">
                  <w:pPr>
                    <w:spacing w:line="276" w:lineRule="auto"/>
                    <w:rPr>
                      <w:rFonts w:ascii="Book Antiqua" w:hAnsi="Book Antiqua"/>
                      <w:b/>
                      <w:sz w:val="22"/>
                      <w:szCs w:val="22"/>
                    </w:rPr>
                  </w:pPr>
                </w:p>
              </w:tc>
            </w:tr>
            <w:tr w:rsidR="00906EBC" w:rsidRPr="00DA5359" w14:paraId="56B60F22" w14:textId="77777777" w:rsidTr="008E6D90">
              <w:tc>
                <w:tcPr>
                  <w:tcW w:w="3662" w:type="dxa"/>
                  <w:tcBorders>
                    <w:top w:val="single" w:sz="4" w:space="0" w:color="auto"/>
                    <w:left w:val="single" w:sz="4" w:space="0" w:color="auto"/>
                    <w:bottom w:val="single" w:sz="4" w:space="0" w:color="auto"/>
                    <w:right w:val="single" w:sz="4" w:space="0" w:color="auto"/>
                  </w:tcBorders>
                  <w:hideMark/>
                </w:tcPr>
                <w:p w14:paraId="74EE32F6" w14:textId="77777777" w:rsidR="00906EBC" w:rsidRPr="00DA5359" w:rsidRDefault="00906EBC" w:rsidP="00906EBC">
                  <w:pPr>
                    <w:spacing w:line="276" w:lineRule="auto"/>
                    <w:rPr>
                      <w:rFonts w:ascii="Book Antiqua" w:hAnsi="Book Antiqua"/>
                      <w:sz w:val="22"/>
                      <w:szCs w:val="22"/>
                    </w:rPr>
                  </w:pPr>
                  <w:r w:rsidRPr="00DA5359">
                    <w:rPr>
                      <w:rFonts w:ascii="Book Antiqua" w:hAnsi="Book Antiqua"/>
                      <w:sz w:val="22"/>
                      <w:szCs w:val="22"/>
                    </w:rPr>
                    <w:t>Grade</w:t>
                  </w:r>
                </w:p>
              </w:tc>
              <w:tc>
                <w:tcPr>
                  <w:tcW w:w="3240" w:type="dxa"/>
                  <w:tcBorders>
                    <w:top w:val="single" w:sz="4" w:space="0" w:color="auto"/>
                    <w:left w:val="single" w:sz="4" w:space="0" w:color="auto"/>
                    <w:bottom w:val="single" w:sz="4" w:space="0" w:color="auto"/>
                    <w:right w:val="single" w:sz="4" w:space="0" w:color="auto"/>
                  </w:tcBorders>
                </w:tcPr>
                <w:p w14:paraId="7125EB05" w14:textId="7422A8D2" w:rsidR="00906EBC" w:rsidRPr="003C4412" w:rsidRDefault="00906EBC" w:rsidP="00906EBC">
                  <w:pPr>
                    <w:spacing w:line="276" w:lineRule="auto"/>
                    <w:rPr>
                      <w:rFonts w:ascii="Book Antiqua" w:hAnsi="Book Antiqua"/>
                      <w:b/>
                      <w:sz w:val="22"/>
                      <w:szCs w:val="22"/>
                    </w:rPr>
                  </w:pPr>
                </w:p>
              </w:tc>
            </w:tr>
            <w:tr w:rsidR="00906EBC" w:rsidRPr="00DA5359" w14:paraId="502ABD9A" w14:textId="77777777" w:rsidTr="008E6D90">
              <w:tc>
                <w:tcPr>
                  <w:tcW w:w="3662" w:type="dxa"/>
                  <w:tcBorders>
                    <w:top w:val="single" w:sz="4" w:space="0" w:color="auto"/>
                    <w:left w:val="single" w:sz="4" w:space="0" w:color="auto"/>
                    <w:bottom w:val="single" w:sz="4" w:space="0" w:color="auto"/>
                    <w:right w:val="single" w:sz="4" w:space="0" w:color="auto"/>
                  </w:tcBorders>
                  <w:hideMark/>
                </w:tcPr>
                <w:p w14:paraId="216F6FFC" w14:textId="77777777" w:rsidR="00906EBC" w:rsidRPr="00DA5359" w:rsidRDefault="00906EBC" w:rsidP="00906EBC">
                  <w:pPr>
                    <w:spacing w:line="276" w:lineRule="auto"/>
                    <w:rPr>
                      <w:rFonts w:ascii="Book Antiqua" w:hAnsi="Book Antiqua"/>
                      <w:sz w:val="22"/>
                      <w:szCs w:val="22"/>
                    </w:rPr>
                  </w:pPr>
                  <w:r w:rsidRPr="00DA5359">
                    <w:rPr>
                      <w:rFonts w:ascii="Book Antiqua" w:hAnsi="Book Antiqua"/>
                      <w:sz w:val="22"/>
                      <w:szCs w:val="22"/>
                    </w:rPr>
                    <w:t>Annual Salary</w:t>
                  </w:r>
                </w:p>
              </w:tc>
              <w:tc>
                <w:tcPr>
                  <w:tcW w:w="3240" w:type="dxa"/>
                  <w:tcBorders>
                    <w:top w:val="single" w:sz="4" w:space="0" w:color="auto"/>
                    <w:left w:val="single" w:sz="4" w:space="0" w:color="auto"/>
                    <w:bottom w:val="single" w:sz="4" w:space="0" w:color="auto"/>
                    <w:right w:val="single" w:sz="4" w:space="0" w:color="auto"/>
                  </w:tcBorders>
                </w:tcPr>
                <w:p w14:paraId="4B27C7D9" w14:textId="70B36CDC" w:rsidR="00906EBC" w:rsidRPr="003C4412" w:rsidRDefault="00906EBC" w:rsidP="00906EBC">
                  <w:pPr>
                    <w:spacing w:line="276" w:lineRule="auto"/>
                    <w:rPr>
                      <w:rFonts w:ascii="Book Antiqua" w:hAnsi="Book Antiqua"/>
                      <w:b/>
                      <w:sz w:val="22"/>
                      <w:szCs w:val="22"/>
                    </w:rPr>
                  </w:pPr>
                </w:p>
              </w:tc>
            </w:tr>
            <w:tr w:rsidR="00906EBC" w:rsidRPr="00DA5359" w14:paraId="43C50321" w14:textId="77777777" w:rsidTr="006413F5">
              <w:tc>
                <w:tcPr>
                  <w:tcW w:w="3662" w:type="dxa"/>
                  <w:tcBorders>
                    <w:top w:val="single" w:sz="4" w:space="0" w:color="auto"/>
                    <w:left w:val="single" w:sz="4" w:space="0" w:color="auto"/>
                    <w:bottom w:val="single" w:sz="4" w:space="0" w:color="auto"/>
                    <w:right w:val="single" w:sz="4" w:space="0" w:color="auto"/>
                  </w:tcBorders>
                </w:tcPr>
                <w:p w14:paraId="4C0CD046" w14:textId="77777777" w:rsidR="00906EBC" w:rsidRPr="00DA5359" w:rsidRDefault="00906EBC" w:rsidP="00906EBC">
                  <w:pPr>
                    <w:spacing w:line="276" w:lineRule="auto"/>
                    <w:rPr>
                      <w:rFonts w:ascii="Book Antiqua" w:hAnsi="Book Antiqua"/>
                      <w:sz w:val="22"/>
                      <w:szCs w:val="22"/>
                    </w:rPr>
                  </w:pPr>
                  <w:r>
                    <w:rPr>
                      <w:rFonts w:ascii="Book Antiqua" w:hAnsi="Book Antiqua"/>
                      <w:sz w:val="22"/>
                      <w:szCs w:val="22"/>
                    </w:rPr>
                    <w:t>Probation</w:t>
                  </w:r>
                </w:p>
              </w:tc>
              <w:tc>
                <w:tcPr>
                  <w:tcW w:w="3240" w:type="dxa"/>
                  <w:tcBorders>
                    <w:top w:val="single" w:sz="4" w:space="0" w:color="auto"/>
                    <w:left w:val="single" w:sz="4" w:space="0" w:color="auto"/>
                    <w:bottom w:val="single" w:sz="4" w:space="0" w:color="auto"/>
                    <w:right w:val="single" w:sz="4" w:space="0" w:color="auto"/>
                  </w:tcBorders>
                </w:tcPr>
                <w:p w14:paraId="229EDE5B" w14:textId="77777777" w:rsidR="00906EBC" w:rsidRPr="00DA5359" w:rsidRDefault="00906EBC" w:rsidP="00906EBC">
                  <w:pPr>
                    <w:spacing w:line="276" w:lineRule="auto"/>
                    <w:rPr>
                      <w:rFonts w:ascii="Book Antiqua" w:hAnsi="Book Antiqua"/>
                      <w:sz w:val="22"/>
                      <w:szCs w:val="22"/>
                    </w:rPr>
                  </w:pPr>
                </w:p>
              </w:tc>
            </w:tr>
          </w:tbl>
          <w:p w14:paraId="1D8B5C24" w14:textId="77777777" w:rsidR="00933E3E" w:rsidRDefault="00933E3E" w:rsidP="00D61DC4">
            <w:pPr>
              <w:rPr>
                <w:rFonts w:eastAsia="Calibri"/>
                <w:lang w:val="en-US"/>
              </w:rPr>
            </w:pPr>
          </w:p>
          <w:p w14:paraId="599C0D42" w14:textId="77777777" w:rsidR="00933E3E" w:rsidRDefault="00933E3E" w:rsidP="00D61DC4">
            <w:pPr>
              <w:rPr>
                <w:rFonts w:eastAsia="Calibri"/>
                <w:lang w:val="en-US"/>
              </w:rPr>
            </w:pPr>
          </w:p>
          <w:p w14:paraId="168AC260" w14:textId="77777777" w:rsidR="00933E3E" w:rsidRDefault="00933E3E" w:rsidP="00D61DC4">
            <w:pPr>
              <w:rPr>
                <w:rFonts w:eastAsia="Calibri"/>
                <w:lang w:val="en-US"/>
              </w:rPr>
            </w:pPr>
          </w:p>
          <w:p w14:paraId="5F04F477" w14:textId="77777777" w:rsidR="00933E3E" w:rsidRDefault="00933E3E" w:rsidP="00D61DC4">
            <w:pPr>
              <w:rPr>
                <w:rFonts w:eastAsia="Calibri"/>
                <w:lang w:val="en-US"/>
              </w:rPr>
            </w:pPr>
          </w:p>
          <w:p w14:paraId="5344DF0E" w14:textId="77777777" w:rsidR="00933E3E" w:rsidRDefault="00933E3E" w:rsidP="00D61DC4">
            <w:pPr>
              <w:rPr>
                <w:rFonts w:eastAsia="Calibri"/>
                <w:lang w:val="en-US"/>
              </w:rPr>
            </w:pPr>
          </w:p>
          <w:p w14:paraId="5539D882" w14:textId="77777777" w:rsidR="00906EBC" w:rsidRDefault="00906EBC" w:rsidP="00906EBC">
            <w:pPr>
              <w:spacing w:line="276" w:lineRule="auto"/>
              <w:rPr>
                <w:rFonts w:ascii="Book Antiqua" w:hAnsi="Book Antiqua"/>
                <w:sz w:val="22"/>
                <w:szCs w:val="22"/>
              </w:rPr>
            </w:pPr>
          </w:p>
          <w:p w14:paraId="7720C94F" w14:textId="51B37BBF" w:rsidR="00906EBC" w:rsidRPr="00DA5359" w:rsidRDefault="008E6D90" w:rsidP="00906EBC">
            <w:pPr>
              <w:spacing w:line="276" w:lineRule="auto"/>
              <w:rPr>
                <w:rFonts w:ascii="Book Antiqua" w:hAnsi="Book Antiqua"/>
                <w:sz w:val="22"/>
                <w:szCs w:val="22"/>
              </w:rPr>
            </w:pPr>
            <w:r>
              <w:rPr>
                <w:rFonts w:ascii="Book Antiqua" w:hAnsi="Book Antiqua"/>
                <w:sz w:val="22"/>
                <w:szCs w:val="22"/>
              </w:rPr>
              <w:t>Jean Yves Bibi</w:t>
            </w:r>
          </w:p>
          <w:p w14:paraId="3FD7C473" w14:textId="2C7C85F4" w:rsidR="00906EBC" w:rsidRPr="008E6D90" w:rsidRDefault="008E6D90" w:rsidP="00906EBC">
            <w:pPr>
              <w:spacing w:line="276" w:lineRule="auto"/>
              <w:rPr>
                <w:rFonts w:ascii="Book Antiqua" w:hAnsi="Book Antiqua"/>
                <w:b/>
                <w:iCs/>
                <w:sz w:val="22"/>
                <w:szCs w:val="22"/>
              </w:rPr>
            </w:pPr>
            <w:r>
              <w:rPr>
                <w:rFonts w:ascii="Book Antiqua" w:hAnsi="Book Antiqua"/>
                <w:b/>
                <w:iCs/>
                <w:sz w:val="22"/>
                <w:szCs w:val="22"/>
              </w:rPr>
              <w:t xml:space="preserve">Acting </w:t>
            </w:r>
            <w:r w:rsidR="00906EBC" w:rsidRPr="008E6D90">
              <w:rPr>
                <w:rFonts w:ascii="Book Antiqua" w:hAnsi="Book Antiqua"/>
                <w:b/>
                <w:iCs/>
                <w:sz w:val="22"/>
                <w:szCs w:val="22"/>
              </w:rPr>
              <w:t>Secretary</w:t>
            </w:r>
          </w:p>
          <w:p w14:paraId="53984738" w14:textId="77777777" w:rsidR="00906EBC" w:rsidRPr="00DA5359" w:rsidRDefault="00906EBC" w:rsidP="00906EBC">
            <w:pPr>
              <w:spacing w:line="276" w:lineRule="auto"/>
              <w:rPr>
                <w:rFonts w:ascii="Book Antiqua" w:hAnsi="Book Antiqua"/>
                <w:sz w:val="22"/>
                <w:szCs w:val="22"/>
              </w:rPr>
            </w:pPr>
            <w:r w:rsidRPr="00DA5359">
              <w:rPr>
                <w:rFonts w:ascii="Book Antiqua" w:hAnsi="Book Antiqua"/>
                <w:sz w:val="22"/>
                <w:szCs w:val="22"/>
              </w:rPr>
              <w:t>Office of the Public Service Commission</w:t>
            </w:r>
          </w:p>
          <w:p w14:paraId="13F10836" w14:textId="77777777" w:rsidR="00906EBC" w:rsidRPr="00DA5359" w:rsidRDefault="00906EBC" w:rsidP="00906EBC">
            <w:pPr>
              <w:spacing w:line="276" w:lineRule="auto"/>
              <w:rPr>
                <w:rFonts w:ascii="Book Antiqua" w:hAnsi="Book Antiqua"/>
                <w:sz w:val="22"/>
                <w:szCs w:val="22"/>
              </w:rPr>
            </w:pPr>
          </w:p>
          <w:p w14:paraId="20D4C36E" w14:textId="77777777" w:rsidR="00906EBC" w:rsidRPr="00DA5359" w:rsidRDefault="00906EBC" w:rsidP="00906EBC">
            <w:pPr>
              <w:spacing w:line="276" w:lineRule="auto"/>
              <w:rPr>
                <w:rFonts w:ascii="Book Antiqua" w:hAnsi="Book Antiqua"/>
                <w:sz w:val="22"/>
                <w:szCs w:val="22"/>
              </w:rPr>
            </w:pPr>
            <w:r w:rsidRPr="00DA5359">
              <w:rPr>
                <w:rFonts w:ascii="Book Antiqua" w:hAnsi="Book Antiqua"/>
                <w:sz w:val="22"/>
                <w:szCs w:val="22"/>
              </w:rPr>
              <w:t>Date: ________________</w:t>
            </w:r>
          </w:p>
          <w:p w14:paraId="426E66C7" w14:textId="77777777" w:rsidR="00933E3E" w:rsidRDefault="00933E3E" w:rsidP="00D61DC4">
            <w:pPr>
              <w:rPr>
                <w:rFonts w:eastAsia="Calibri"/>
                <w:lang w:val="en-US"/>
              </w:rPr>
            </w:pPr>
          </w:p>
          <w:p w14:paraId="10535BD7" w14:textId="77777777" w:rsidR="00933E3E" w:rsidRDefault="00933E3E" w:rsidP="00D61DC4">
            <w:pPr>
              <w:rPr>
                <w:rFonts w:eastAsia="Calibri"/>
                <w:lang w:val="en-US"/>
              </w:rPr>
            </w:pPr>
          </w:p>
          <w:p w14:paraId="68595C62" w14:textId="77777777" w:rsidR="00933E3E" w:rsidRDefault="00933E3E" w:rsidP="00D61DC4">
            <w:pPr>
              <w:rPr>
                <w:rFonts w:eastAsia="Calibri"/>
                <w:lang w:val="en-US"/>
              </w:rPr>
            </w:pPr>
          </w:p>
          <w:p w14:paraId="16C5F380" w14:textId="77777777" w:rsidR="00933E3E" w:rsidRDefault="00933E3E" w:rsidP="00D61DC4">
            <w:pPr>
              <w:rPr>
                <w:rFonts w:eastAsia="Calibri"/>
                <w:lang w:val="en-US"/>
              </w:rPr>
            </w:pPr>
          </w:p>
          <w:p w14:paraId="04FCC51E" w14:textId="77777777" w:rsidR="00933E3E" w:rsidRDefault="00933E3E" w:rsidP="00D61DC4">
            <w:pPr>
              <w:rPr>
                <w:rFonts w:eastAsia="Calibri"/>
                <w:lang w:val="en-US"/>
              </w:rPr>
            </w:pPr>
          </w:p>
          <w:p w14:paraId="7E01EA53" w14:textId="77777777" w:rsidR="00933E3E" w:rsidRDefault="00933E3E" w:rsidP="00D61DC4">
            <w:pPr>
              <w:rPr>
                <w:rFonts w:eastAsia="Calibri"/>
                <w:lang w:val="en-US"/>
              </w:rPr>
            </w:pPr>
          </w:p>
          <w:p w14:paraId="26AB7C4B" w14:textId="77777777" w:rsidR="00933E3E" w:rsidRDefault="00933E3E" w:rsidP="00D61DC4">
            <w:pPr>
              <w:rPr>
                <w:rFonts w:eastAsia="Calibri"/>
                <w:lang w:val="en-US"/>
              </w:rPr>
            </w:pPr>
          </w:p>
          <w:p w14:paraId="778C844F" w14:textId="77777777" w:rsidR="00906EBC" w:rsidRPr="00DA5359" w:rsidRDefault="00906EBC" w:rsidP="00906EBC">
            <w:pPr>
              <w:spacing w:line="276" w:lineRule="auto"/>
              <w:rPr>
                <w:rFonts w:ascii="Book Antiqua" w:hAnsi="Book Antiqua"/>
                <w:sz w:val="22"/>
                <w:szCs w:val="22"/>
              </w:rPr>
            </w:pPr>
          </w:p>
          <w:p w14:paraId="64BCC940" w14:textId="77777777" w:rsidR="00906EBC" w:rsidRPr="00DA5359" w:rsidRDefault="00906EBC" w:rsidP="00906EBC">
            <w:pPr>
              <w:spacing w:line="276" w:lineRule="auto"/>
              <w:rPr>
                <w:rFonts w:ascii="Book Antiqua" w:hAnsi="Book Antiqua"/>
                <w:sz w:val="22"/>
                <w:szCs w:val="22"/>
              </w:rPr>
            </w:pPr>
            <w:r w:rsidRPr="00DA5359">
              <w:rPr>
                <w:rFonts w:ascii="Book Antiqua" w:hAnsi="Book Antiqua"/>
                <w:sz w:val="22"/>
                <w:szCs w:val="22"/>
              </w:rPr>
              <w:t>Date: _________________</w:t>
            </w:r>
          </w:p>
          <w:p w14:paraId="1522E7F4" w14:textId="77777777" w:rsidR="00933E3E" w:rsidRDefault="00933E3E" w:rsidP="00D61DC4">
            <w:pPr>
              <w:rPr>
                <w:rFonts w:eastAsia="Calibri"/>
                <w:lang w:val="en-US"/>
              </w:rPr>
            </w:pPr>
          </w:p>
          <w:p w14:paraId="04F8416F" w14:textId="77777777" w:rsidR="00933E3E" w:rsidRDefault="00933E3E" w:rsidP="00D61DC4">
            <w:pPr>
              <w:rPr>
                <w:rFonts w:eastAsia="Calibri"/>
                <w:lang w:val="en-US"/>
              </w:rPr>
            </w:pPr>
          </w:p>
          <w:p w14:paraId="7B3D0C74" w14:textId="77777777" w:rsidR="00933E3E" w:rsidRDefault="00933E3E" w:rsidP="00D61DC4">
            <w:pPr>
              <w:rPr>
                <w:rFonts w:eastAsia="Calibri"/>
                <w:lang w:val="en-US"/>
              </w:rPr>
            </w:pPr>
          </w:p>
          <w:p w14:paraId="41883B8F" w14:textId="77777777" w:rsidR="00933E3E" w:rsidRDefault="00933E3E" w:rsidP="00D61DC4">
            <w:pPr>
              <w:rPr>
                <w:rFonts w:eastAsia="Calibri"/>
                <w:lang w:val="en-US"/>
              </w:rPr>
            </w:pPr>
          </w:p>
          <w:p w14:paraId="049D5AFC" w14:textId="77777777" w:rsidR="008E6D90" w:rsidRDefault="008E6D90" w:rsidP="00D61DC4">
            <w:pPr>
              <w:rPr>
                <w:rFonts w:eastAsia="Calibri"/>
                <w:lang w:val="en-US"/>
              </w:rPr>
            </w:pPr>
          </w:p>
          <w:p w14:paraId="6DCADD2A" w14:textId="77777777" w:rsidR="008E6D90" w:rsidRDefault="008E6D90" w:rsidP="00D61DC4">
            <w:pPr>
              <w:rPr>
                <w:rFonts w:eastAsia="Calibri"/>
                <w:lang w:val="en-US"/>
              </w:rPr>
            </w:pPr>
          </w:p>
          <w:p w14:paraId="28CD7A8C" w14:textId="77777777" w:rsidR="008E6D90" w:rsidRDefault="008E6D90" w:rsidP="00D61DC4">
            <w:pPr>
              <w:rPr>
                <w:rFonts w:eastAsia="Calibri"/>
                <w:lang w:val="en-US"/>
              </w:rPr>
            </w:pPr>
          </w:p>
          <w:p w14:paraId="3B79336B" w14:textId="77777777" w:rsidR="008E6D90" w:rsidRDefault="008E6D90" w:rsidP="00D61DC4">
            <w:pPr>
              <w:rPr>
                <w:rFonts w:eastAsia="Calibri"/>
                <w:lang w:val="en-US"/>
              </w:rPr>
            </w:pPr>
          </w:p>
          <w:p w14:paraId="78F971AA" w14:textId="77777777" w:rsidR="008E6D90" w:rsidRDefault="008E6D90" w:rsidP="00D61DC4">
            <w:pPr>
              <w:rPr>
                <w:rFonts w:eastAsia="Calibri"/>
                <w:lang w:val="en-US"/>
              </w:rPr>
            </w:pPr>
          </w:p>
          <w:p w14:paraId="1FF86DAC" w14:textId="77777777" w:rsidR="008E6D90" w:rsidRDefault="008E6D90" w:rsidP="00D61DC4">
            <w:pPr>
              <w:rPr>
                <w:rFonts w:eastAsia="Calibri"/>
                <w:lang w:val="en-US"/>
              </w:rPr>
            </w:pPr>
          </w:p>
          <w:p w14:paraId="03325E58" w14:textId="77777777" w:rsidR="008E6D90" w:rsidRDefault="008E6D90" w:rsidP="00D61DC4">
            <w:pPr>
              <w:rPr>
                <w:rFonts w:eastAsia="Calibri"/>
                <w:lang w:val="en-US"/>
              </w:rPr>
            </w:pPr>
          </w:p>
          <w:p w14:paraId="216AF219" w14:textId="77777777" w:rsidR="008E6D90" w:rsidRDefault="008E6D90" w:rsidP="00D61DC4">
            <w:pPr>
              <w:rPr>
                <w:rFonts w:eastAsia="Calibri"/>
                <w:lang w:val="en-US"/>
              </w:rPr>
            </w:pPr>
          </w:p>
          <w:p w14:paraId="1A1B7025" w14:textId="77777777" w:rsidR="00933E3E" w:rsidRDefault="00933E3E" w:rsidP="00D61DC4">
            <w:pPr>
              <w:rPr>
                <w:rFonts w:eastAsia="Calibri"/>
                <w:lang w:val="en-US"/>
              </w:rPr>
            </w:pPr>
          </w:p>
          <w:p w14:paraId="76B5853F" w14:textId="77777777" w:rsidR="00933E3E" w:rsidRDefault="00933E3E" w:rsidP="00D61DC4">
            <w:pPr>
              <w:rPr>
                <w:rFonts w:eastAsia="Calibri"/>
                <w:lang w:val="en-US"/>
              </w:rPr>
            </w:pPr>
          </w:p>
          <w:p w14:paraId="48F8C502" w14:textId="77777777" w:rsidR="00906EBC" w:rsidRPr="00336656" w:rsidRDefault="00906EBC" w:rsidP="00906EBC">
            <w:pPr>
              <w:rPr>
                <w:sz w:val="22"/>
                <w:szCs w:val="22"/>
              </w:rPr>
            </w:pPr>
            <w:r w:rsidRPr="00336656">
              <w:rPr>
                <w:sz w:val="22"/>
                <w:szCs w:val="22"/>
              </w:rPr>
              <w:t>Selection Outcome Report – PSC Form 3-5</w:t>
            </w:r>
          </w:p>
          <w:p w14:paraId="0AAABF10" w14:textId="77777777" w:rsidR="00906EBC" w:rsidRPr="00336656" w:rsidRDefault="00906EBC" w:rsidP="00906EBC">
            <w:pPr>
              <w:rPr>
                <w:sz w:val="22"/>
                <w:szCs w:val="22"/>
              </w:rPr>
            </w:pPr>
            <w:r w:rsidRPr="00336656">
              <w:rPr>
                <w:sz w:val="22"/>
                <w:szCs w:val="22"/>
              </w:rPr>
              <w:t xml:space="preserve"> Comparative Assessment – PSC Form 3-4</w:t>
            </w:r>
          </w:p>
          <w:p w14:paraId="53707A6A" w14:textId="77777777" w:rsidR="00906EBC" w:rsidRPr="00336656" w:rsidRDefault="00906EBC" w:rsidP="00906EBC">
            <w:pPr>
              <w:rPr>
                <w:sz w:val="22"/>
                <w:szCs w:val="22"/>
              </w:rPr>
            </w:pPr>
            <w:r w:rsidRPr="00336656">
              <w:rPr>
                <w:sz w:val="22"/>
                <w:szCs w:val="22"/>
              </w:rPr>
              <w:t xml:space="preserve"> Interview Assessment Scores – PSC Form</w:t>
            </w:r>
            <w:r>
              <w:rPr>
                <w:sz w:val="22"/>
                <w:szCs w:val="22"/>
              </w:rPr>
              <w:t xml:space="preserve"> </w:t>
            </w:r>
            <w:r w:rsidRPr="00336656">
              <w:rPr>
                <w:sz w:val="22"/>
                <w:szCs w:val="22"/>
              </w:rPr>
              <w:t>3-3</w:t>
            </w:r>
          </w:p>
          <w:p w14:paraId="1D1517CA" w14:textId="77777777" w:rsidR="00906EBC" w:rsidRPr="00336656" w:rsidRDefault="00906EBC" w:rsidP="00906EBC">
            <w:pPr>
              <w:rPr>
                <w:sz w:val="22"/>
                <w:szCs w:val="22"/>
              </w:rPr>
            </w:pPr>
            <w:r w:rsidRPr="00336656">
              <w:rPr>
                <w:sz w:val="22"/>
                <w:szCs w:val="22"/>
              </w:rPr>
              <w:t xml:space="preserve"> Short listing Scores – PSC Form 3-3</w:t>
            </w:r>
          </w:p>
          <w:p w14:paraId="4D3E6DB5" w14:textId="77777777" w:rsidR="00906EBC" w:rsidRDefault="00906EBC" w:rsidP="00906EBC">
            <w:pPr>
              <w:rPr>
                <w:sz w:val="22"/>
                <w:szCs w:val="22"/>
              </w:rPr>
            </w:pPr>
            <w:r w:rsidRPr="00336656">
              <w:rPr>
                <w:sz w:val="22"/>
                <w:szCs w:val="22"/>
              </w:rPr>
              <w:t xml:space="preserve"> Applications</w:t>
            </w:r>
          </w:p>
          <w:p w14:paraId="6F03A3F9" w14:textId="77777777" w:rsidR="00906EBC" w:rsidRDefault="00906EBC" w:rsidP="00906EBC">
            <w:pPr>
              <w:rPr>
                <w:sz w:val="22"/>
                <w:szCs w:val="22"/>
              </w:rPr>
            </w:pPr>
            <w:r>
              <w:rPr>
                <w:sz w:val="22"/>
                <w:szCs w:val="22"/>
              </w:rPr>
              <w:t xml:space="preserve"> JDs</w:t>
            </w:r>
            <w:r w:rsidRPr="00336656">
              <w:rPr>
                <w:sz w:val="22"/>
                <w:szCs w:val="22"/>
              </w:rPr>
              <w:t xml:space="preserve"> </w:t>
            </w:r>
          </w:p>
          <w:p w14:paraId="79B684E2" w14:textId="77777777" w:rsidR="00906EBC" w:rsidRPr="00336656" w:rsidRDefault="00906EBC" w:rsidP="00906EBC">
            <w:pPr>
              <w:rPr>
                <w:sz w:val="22"/>
                <w:szCs w:val="22"/>
              </w:rPr>
            </w:pPr>
            <w:r>
              <w:rPr>
                <w:sz w:val="22"/>
                <w:szCs w:val="22"/>
              </w:rPr>
              <w:t xml:space="preserve"> </w:t>
            </w:r>
            <w:r w:rsidRPr="00336656">
              <w:rPr>
                <w:sz w:val="22"/>
                <w:szCs w:val="22"/>
              </w:rPr>
              <w:t>Financial Visa</w:t>
            </w:r>
          </w:p>
          <w:p w14:paraId="6A14D500" w14:textId="2DECA778" w:rsidR="00906EBC" w:rsidRPr="00336656" w:rsidRDefault="00906EBC" w:rsidP="00906EBC">
            <w:pPr>
              <w:rPr>
                <w:sz w:val="22"/>
                <w:szCs w:val="22"/>
              </w:rPr>
            </w:pPr>
            <w:r w:rsidRPr="00336656">
              <w:rPr>
                <w:sz w:val="22"/>
                <w:szCs w:val="22"/>
              </w:rPr>
              <w:t xml:space="preserve">Advertisement </w:t>
            </w:r>
          </w:p>
          <w:p w14:paraId="3A887488" w14:textId="77777777" w:rsidR="00933E3E" w:rsidRDefault="00933E3E" w:rsidP="00D61DC4">
            <w:pPr>
              <w:rPr>
                <w:rFonts w:eastAsia="Calibri"/>
                <w:lang w:val="en-US"/>
              </w:rPr>
            </w:pPr>
          </w:p>
          <w:p w14:paraId="24F696F2" w14:textId="77777777" w:rsidR="00933E3E" w:rsidRDefault="00933E3E" w:rsidP="00D61DC4">
            <w:pPr>
              <w:rPr>
                <w:rFonts w:eastAsia="Calibri"/>
                <w:lang w:val="en-US"/>
              </w:rPr>
            </w:pPr>
          </w:p>
          <w:p w14:paraId="41CBB6BE" w14:textId="77777777" w:rsidR="00933E3E" w:rsidRDefault="00933E3E" w:rsidP="00D61DC4">
            <w:pPr>
              <w:rPr>
                <w:rFonts w:eastAsia="Calibri"/>
                <w:lang w:val="en-US"/>
              </w:rPr>
            </w:pPr>
          </w:p>
          <w:p w14:paraId="752AEEC1" w14:textId="77777777" w:rsidR="00933E3E" w:rsidRDefault="00933E3E" w:rsidP="00D61DC4">
            <w:pPr>
              <w:rPr>
                <w:rFonts w:eastAsia="Calibri"/>
                <w:lang w:val="en-US"/>
              </w:rPr>
            </w:pPr>
          </w:p>
          <w:p w14:paraId="730EC308" w14:textId="77777777" w:rsidR="00933E3E" w:rsidRDefault="00933E3E" w:rsidP="00D61DC4">
            <w:pPr>
              <w:rPr>
                <w:rFonts w:eastAsia="Calibri"/>
                <w:lang w:val="en-US"/>
              </w:rPr>
            </w:pPr>
          </w:p>
          <w:p w14:paraId="43205417" w14:textId="77777777" w:rsidR="00933E3E" w:rsidRDefault="00933E3E" w:rsidP="00D61DC4">
            <w:pPr>
              <w:rPr>
                <w:rFonts w:eastAsia="Calibri"/>
                <w:lang w:val="en-US"/>
              </w:rPr>
            </w:pPr>
          </w:p>
          <w:p w14:paraId="1A06FBD4" w14:textId="77777777" w:rsidR="00933E3E" w:rsidRDefault="00933E3E" w:rsidP="00D61DC4">
            <w:pPr>
              <w:rPr>
                <w:rFonts w:eastAsia="Calibri"/>
                <w:lang w:val="en-US"/>
              </w:rPr>
            </w:pPr>
          </w:p>
          <w:p w14:paraId="7D29CF19" w14:textId="2B03DA6A" w:rsidR="00933E3E" w:rsidRPr="00077809" w:rsidRDefault="00933E3E" w:rsidP="00D61DC4">
            <w:pPr>
              <w:rPr>
                <w:rFonts w:eastAsia="Calibri"/>
                <w:lang w:val="en-US"/>
              </w:rPr>
            </w:pPr>
          </w:p>
        </w:tc>
      </w:tr>
    </w:tbl>
    <w:p w14:paraId="37F59A88" w14:textId="434E6EB4" w:rsidR="009A7222" w:rsidRDefault="009A7222" w:rsidP="009A7222">
      <w:pPr>
        <w:rPr>
          <w:rFonts w:ascii="Book Antiqua" w:hAnsi="Book Antiqua"/>
          <w:sz w:val="22"/>
          <w:szCs w:val="22"/>
        </w:rPr>
      </w:pPr>
    </w:p>
    <w:p w14:paraId="7AF1E0F8" w14:textId="77777777" w:rsidR="009831CE" w:rsidRPr="00DA5359" w:rsidRDefault="009831CE" w:rsidP="009A7222">
      <w:pPr>
        <w:rPr>
          <w:rFonts w:ascii="Book Antiqua" w:hAnsi="Book Antiqua"/>
          <w:sz w:val="22"/>
          <w:szCs w:val="22"/>
        </w:rPr>
      </w:pPr>
    </w:p>
    <w:bookmarkEnd w:id="0"/>
    <w:p w14:paraId="64361411" w14:textId="77777777" w:rsidR="00383A76" w:rsidRPr="00DA5359" w:rsidRDefault="00383A76">
      <w:pPr>
        <w:rPr>
          <w:rFonts w:ascii="Book Antiqua" w:hAnsi="Book Antiqua"/>
          <w:sz w:val="22"/>
          <w:szCs w:val="22"/>
        </w:rPr>
      </w:pPr>
    </w:p>
    <w:sectPr w:rsidR="00383A76" w:rsidRPr="00DA5359" w:rsidSect="00C83C83">
      <w:pgSz w:w="11906" w:h="16838"/>
      <w:pgMar w:top="426"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1A55"/>
    <w:multiLevelType w:val="singleLevel"/>
    <w:tmpl w:val="04090019"/>
    <w:lvl w:ilvl="0">
      <w:start w:val="1"/>
      <w:numFmt w:val="lowerLetter"/>
      <w:lvlText w:val="(%1)"/>
      <w:lvlJc w:val="left"/>
      <w:pPr>
        <w:tabs>
          <w:tab w:val="num" w:pos="360"/>
        </w:tabs>
        <w:ind w:left="360" w:hanging="360"/>
      </w:pPr>
    </w:lvl>
  </w:abstractNum>
  <w:abstractNum w:abstractNumId="1" w15:restartNumberingAfterBreak="0">
    <w:nsid w:val="07CE0ED0"/>
    <w:multiLevelType w:val="hybridMultilevel"/>
    <w:tmpl w:val="D6F4E9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0C5837FA"/>
    <w:multiLevelType w:val="hybridMultilevel"/>
    <w:tmpl w:val="70643B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8CD0D9B"/>
    <w:multiLevelType w:val="singleLevel"/>
    <w:tmpl w:val="56EAB0A8"/>
    <w:lvl w:ilvl="0">
      <w:start w:val="2"/>
      <w:numFmt w:val="decimal"/>
      <w:lvlText w:val="(%1)"/>
      <w:lvlJc w:val="left"/>
      <w:pPr>
        <w:tabs>
          <w:tab w:val="num" w:pos="1440"/>
        </w:tabs>
        <w:ind w:left="1440" w:hanging="720"/>
      </w:pPr>
    </w:lvl>
  </w:abstractNum>
  <w:abstractNum w:abstractNumId="4" w15:restartNumberingAfterBreak="0">
    <w:nsid w:val="484531E1"/>
    <w:multiLevelType w:val="hybridMultilevel"/>
    <w:tmpl w:val="ABC4E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1134A1"/>
    <w:multiLevelType w:val="hybridMultilevel"/>
    <w:tmpl w:val="C7B60664"/>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EB17FB"/>
    <w:multiLevelType w:val="hybridMultilevel"/>
    <w:tmpl w:val="45401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126FC8"/>
    <w:multiLevelType w:val="hybridMultilevel"/>
    <w:tmpl w:val="A0B6ED22"/>
    <w:lvl w:ilvl="0" w:tplc="9A08A6FC">
      <w:start w:val="1"/>
      <w:numFmt w:val="decimal"/>
      <w:lvlText w:val="%1."/>
      <w:lvlJc w:val="left"/>
      <w:pPr>
        <w:ind w:left="720" w:hanging="360"/>
      </w:pPr>
      <w:rPr>
        <w:rFonts w:ascii="Lucida Bright" w:hAnsi="Lucida Bright"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97282031">
    <w:abstractNumId w:val="3"/>
    <w:lvlOverride w:ilvl="0">
      <w:startOverride w:val="2"/>
    </w:lvlOverride>
  </w:num>
  <w:num w:numId="2" w16cid:durableId="503395197">
    <w:abstractNumId w:val="0"/>
    <w:lvlOverride w:ilvl="0">
      <w:startOverride w:val="1"/>
    </w:lvlOverride>
  </w:num>
  <w:num w:numId="3" w16cid:durableId="1329792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2730526">
    <w:abstractNumId w:val="2"/>
  </w:num>
  <w:num w:numId="5" w16cid:durableId="153687821">
    <w:abstractNumId w:val="6"/>
  </w:num>
  <w:num w:numId="6" w16cid:durableId="524028711">
    <w:abstractNumId w:val="1"/>
  </w:num>
  <w:num w:numId="7" w16cid:durableId="813254284">
    <w:abstractNumId w:val="4"/>
  </w:num>
  <w:num w:numId="8" w16cid:durableId="1178033526">
    <w:abstractNumId w:val="7"/>
  </w:num>
  <w:num w:numId="9" w16cid:durableId="11027218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222"/>
    <w:rsid w:val="000139E4"/>
    <w:rsid w:val="00040990"/>
    <w:rsid w:val="0004521F"/>
    <w:rsid w:val="0005133A"/>
    <w:rsid w:val="00051491"/>
    <w:rsid w:val="00070557"/>
    <w:rsid w:val="00073F2D"/>
    <w:rsid w:val="00074219"/>
    <w:rsid w:val="00074E68"/>
    <w:rsid w:val="00077809"/>
    <w:rsid w:val="00093143"/>
    <w:rsid w:val="000D3952"/>
    <w:rsid w:val="000D45F9"/>
    <w:rsid w:val="00104354"/>
    <w:rsid w:val="001059D7"/>
    <w:rsid w:val="00121B72"/>
    <w:rsid w:val="00121B7A"/>
    <w:rsid w:val="00135AF9"/>
    <w:rsid w:val="00135C57"/>
    <w:rsid w:val="00136B5A"/>
    <w:rsid w:val="001438DB"/>
    <w:rsid w:val="00143FFD"/>
    <w:rsid w:val="00145D75"/>
    <w:rsid w:val="00164138"/>
    <w:rsid w:val="00165D49"/>
    <w:rsid w:val="00166F6C"/>
    <w:rsid w:val="00167DF1"/>
    <w:rsid w:val="001717A5"/>
    <w:rsid w:val="00174536"/>
    <w:rsid w:val="00195426"/>
    <w:rsid w:val="001A14A9"/>
    <w:rsid w:val="001A1B4B"/>
    <w:rsid w:val="001A6C81"/>
    <w:rsid w:val="001B1903"/>
    <w:rsid w:val="001C0F85"/>
    <w:rsid w:val="001C1368"/>
    <w:rsid w:val="001C5297"/>
    <w:rsid w:val="001E144F"/>
    <w:rsid w:val="001E4531"/>
    <w:rsid w:val="001E4F78"/>
    <w:rsid w:val="001E5FBA"/>
    <w:rsid w:val="001E6301"/>
    <w:rsid w:val="00202EEE"/>
    <w:rsid w:val="002076E1"/>
    <w:rsid w:val="00207B7E"/>
    <w:rsid w:val="00220C7C"/>
    <w:rsid w:val="002221C1"/>
    <w:rsid w:val="00234B65"/>
    <w:rsid w:val="00244279"/>
    <w:rsid w:val="002467E9"/>
    <w:rsid w:val="0024755E"/>
    <w:rsid w:val="00247A95"/>
    <w:rsid w:val="002505F5"/>
    <w:rsid w:val="0025149A"/>
    <w:rsid w:val="0027388D"/>
    <w:rsid w:val="00280D5A"/>
    <w:rsid w:val="00283873"/>
    <w:rsid w:val="002865A3"/>
    <w:rsid w:val="00287093"/>
    <w:rsid w:val="0029164C"/>
    <w:rsid w:val="002971BD"/>
    <w:rsid w:val="002B0F41"/>
    <w:rsid w:val="002B5145"/>
    <w:rsid w:val="002C2679"/>
    <w:rsid w:val="002D13C9"/>
    <w:rsid w:val="002F25D4"/>
    <w:rsid w:val="002F4B31"/>
    <w:rsid w:val="00302AB0"/>
    <w:rsid w:val="0031078D"/>
    <w:rsid w:val="00314C70"/>
    <w:rsid w:val="003258A5"/>
    <w:rsid w:val="003262F8"/>
    <w:rsid w:val="00327A32"/>
    <w:rsid w:val="003339D4"/>
    <w:rsid w:val="00345CD4"/>
    <w:rsid w:val="00351807"/>
    <w:rsid w:val="00357288"/>
    <w:rsid w:val="00367384"/>
    <w:rsid w:val="0037132E"/>
    <w:rsid w:val="00383A76"/>
    <w:rsid w:val="00386842"/>
    <w:rsid w:val="00393D06"/>
    <w:rsid w:val="003943FA"/>
    <w:rsid w:val="003A5E6F"/>
    <w:rsid w:val="003B254D"/>
    <w:rsid w:val="003B2953"/>
    <w:rsid w:val="003B6A9C"/>
    <w:rsid w:val="003C226C"/>
    <w:rsid w:val="003C4412"/>
    <w:rsid w:val="003D12E2"/>
    <w:rsid w:val="003D1BB6"/>
    <w:rsid w:val="003F7F9C"/>
    <w:rsid w:val="00411A35"/>
    <w:rsid w:val="0042375F"/>
    <w:rsid w:val="00426DF4"/>
    <w:rsid w:val="00427E8A"/>
    <w:rsid w:val="0043465E"/>
    <w:rsid w:val="00441AC7"/>
    <w:rsid w:val="0044303D"/>
    <w:rsid w:val="00446800"/>
    <w:rsid w:val="00453D7B"/>
    <w:rsid w:val="00464B0B"/>
    <w:rsid w:val="00480382"/>
    <w:rsid w:val="004923A3"/>
    <w:rsid w:val="004A0497"/>
    <w:rsid w:val="004A6605"/>
    <w:rsid w:val="004C1748"/>
    <w:rsid w:val="004C1A71"/>
    <w:rsid w:val="004D182A"/>
    <w:rsid w:val="004D3274"/>
    <w:rsid w:val="004D475E"/>
    <w:rsid w:val="004E091E"/>
    <w:rsid w:val="004F06AA"/>
    <w:rsid w:val="004F106B"/>
    <w:rsid w:val="00500B02"/>
    <w:rsid w:val="00511B34"/>
    <w:rsid w:val="0052103A"/>
    <w:rsid w:val="00532319"/>
    <w:rsid w:val="00537B2B"/>
    <w:rsid w:val="0055263F"/>
    <w:rsid w:val="00571FFA"/>
    <w:rsid w:val="0057617D"/>
    <w:rsid w:val="00576CFA"/>
    <w:rsid w:val="00592352"/>
    <w:rsid w:val="00594737"/>
    <w:rsid w:val="0059765E"/>
    <w:rsid w:val="005B0685"/>
    <w:rsid w:val="005B289F"/>
    <w:rsid w:val="005B2C89"/>
    <w:rsid w:val="005B76F6"/>
    <w:rsid w:val="005C00DE"/>
    <w:rsid w:val="005E5C51"/>
    <w:rsid w:val="005F6F42"/>
    <w:rsid w:val="00603506"/>
    <w:rsid w:val="00610724"/>
    <w:rsid w:val="0062273D"/>
    <w:rsid w:val="006272E9"/>
    <w:rsid w:val="00630A7C"/>
    <w:rsid w:val="0063356F"/>
    <w:rsid w:val="00637B4E"/>
    <w:rsid w:val="00650543"/>
    <w:rsid w:val="006564B5"/>
    <w:rsid w:val="00671020"/>
    <w:rsid w:val="00676051"/>
    <w:rsid w:val="006774E0"/>
    <w:rsid w:val="006824F3"/>
    <w:rsid w:val="00684C7F"/>
    <w:rsid w:val="00685E43"/>
    <w:rsid w:val="006A1C44"/>
    <w:rsid w:val="006B0CA2"/>
    <w:rsid w:val="006B5028"/>
    <w:rsid w:val="006C17A8"/>
    <w:rsid w:val="006C52C5"/>
    <w:rsid w:val="006D04B2"/>
    <w:rsid w:val="006D26F5"/>
    <w:rsid w:val="006D2CA1"/>
    <w:rsid w:val="006D55D2"/>
    <w:rsid w:val="006D7219"/>
    <w:rsid w:val="006E5B68"/>
    <w:rsid w:val="006F28DE"/>
    <w:rsid w:val="006F3E2A"/>
    <w:rsid w:val="0071228F"/>
    <w:rsid w:val="00712F02"/>
    <w:rsid w:val="00734B95"/>
    <w:rsid w:val="00741ED3"/>
    <w:rsid w:val="007527BD"/>
    <w:rsid w:val="007578C0"/>
    <w:rsid w:val="007601BC"/>
    <w:rsid w:val="007622B2"/>
    <w:rsid w:val="007667A5"/>
    <w:rsid w:val="007811D1"/>
    <w:rsid w:val="007854D9"/>
    <w:rsid w:val="0078592C"/>
    <w:rsid w:val="0079651D"/>
    <w:rsid w:val="007A0E7E"/>
    <w:rsid w:val="007B397F"/>
    <w:rsid w:val="007B6FE6"/>
    <w:rsid w:val="007C6645"/>
    <w:rsid w:val="007D227B"/>
    <w:rsid w:val="007D5D77"/>
    <w:rsid w:val="007E086C"/>
    <w:rsid w:val="007E64BB"/>
    <w:rsid w:val="007F3E51"/>
    <w:rsid w:val="007F7D98"/>
    <w:rsid w:val="007F7E5A"/>
    <w:rsid w:val="00802551"/>
    <w:rsid w:val="0082508D"/>
    <w:rsid w:val="008315DA"/>
    <w:rsid w:val="0083399E"/>
    <w:rsid w:val="00837359"/>
    <w:rsid w:val="00843FA9"/>
    <w:rsid w:val="00847915"/>
    <w:rsid w:val="00864DAD"/>
    <w:rsid w:val="00887ECA"/>
    <w:rsid w:val="00890E1F"/>
    <w:rsid w:val="008970B0"/>
    <w:rsid w:val="008A1148"/>
    <w:rsid w:val="008A57E4"/>
    <w:rsid w:val="008A67FC"/>
    <w:rsid w:val="008A7A95"/>
    <w:rsid w:val="008B4330"/>
    <w:rsid w:val="008C382F"/>
    <w:rsid w:val="008E6D90"/>
    <w:rsid w:val="00900EC6"/>
    <w:rsid w:val="00904EF3"/>
    <w:rsid w:val="00906EBC"/>
    <w:rsid w:val="00907923"/>
    <w:rsid w:val="0091414E"/>
    <w:rsid w:val="00914BD6"/>
    <w:rsid w:val="00914E93"/>
    <w:rsid w:val="00915A36"/>
    <w:rsid w:val="009206DE"/>
    <w:rsid w:val="00923AB1"/>
    <w:rsid w:val="009306DC"/>
    <w:rsid w:val="00933E3E"/>
    <w:rsid w:val="009504DA"/>
    <w:rsid w:val="0095056B"/>
    <w:rsid w:val="00955227"/>
    <w:rsid w:val="0097284B"/>
    <w:rsid w:val="00977314"/>
    <w:rsid w:val="009777DB"/>
    <w:rsid w:val="009831CE"/>
    <w:rsid w:val="00986CAA"/>
    <w:rsid w:val="00992F54"/>
    <w:rsid w:val="009A1693"/>
    <w:rsid w:val="009A3918"/>
    <w:rsid w:val="009A6082"/>
    <w:rsid w:val="009A7222"/>
    <w:rsid w:val="009B4571"/>
    <w:rsid w:val="009B6C75"/>
    <w:rsid w:val="009C0FAC"/>
    <w:rsid w:val="009E0FBB"/>
    <w:rsid w:val="009F1C7B"/>
    <w:rsid w:val="00A07292"/>
    <w:rsid w:val="00A113E4"/>
    <w:rsid w:val="00A12CAE"/>
    <w:rsid w:val="00A15835"/>
    <w:rsid w:val="00A166F3"/>
    <w:rsid w:val="00A2428A"/>
    <w:rsid w:val="00A2486A"/>
    <w:rsid w:val="00A24DA6"/>
    <w:rsid w:val="00A35C10"/>
    <w:rsid w:val="00A35F08"/>
    <w:rsid w:val="00A418AD"/>
    <w:rsid w:val="00A421CB"/>
    <w:rsid w:val="00A4381D"/>
    <w:rsid w:val="00A55482"/>
    <w:rsid w:val="00A66DB9"/>
    <w:rsid w:val="00A711E9"/>
    <w:rsid w:val="00A732A6"/>
    <w:rsid w:val="00A76F00"/>
    <w:rsid w:val="00A8402A"/>
    <w:rsid w:val="00A9094D"/>
    <w:rsid w:val="00A97D31"/>
    <w:rsid w:val="00AA6440"/>
    <w:rsid w:val="00AB147C"/>
    <w:rsid w:val="00AB6B10"/>
    <w:rsid w:val="00AC2B24"/>
    <w:rsid w:val="00AC3897"/>
    <w:rsid w:val="00AD25F1"/>
    <w:rsid w:val="00AD643F"/>
    <w:rsid w:val="00AE0FCF"/>
    <w:rsid w:val="00AE75D6"/>
    <w:rsid w:val="00AF6606"/>
    <w:rsid w:val="00B31E79"/>
    <w:rsid w:val="00B41983"/>
    <w:rsid w:val="00B41B14"/>
    <w:rsid w:val="00B5260C"/>
    <w:rsid w:val="00B70EFF"/>
    <w:rsid w:val="00B814AB"/>
    <w:rsid w:val="00B95B77"/>
    <w:rsid w:val="00B95E1B"/>
    <w:rsid w:val="00B96569"/>
    <w:rsid w:val="00B97ABD"/>
    <w:rsid w:val="00BA337A"/>
    <w:rsid w:val="00BA417B"/>
    <w:rsid w:val="00BB5D03"/>
    <w:rsid w:val="00BC3F8A"/>
    <w:rsid w:val="00BC67C8"/>
    <w:rsid w:val="00BC700A"/>
    <w:rsid w:val="00BD4378"/>
    <w:rsid w:val="00BD5389"/>
    <w:rsid w:val="00BD674D"/>
    <w:rsid w:val="00BD75DF"/>
    <w:rsid w:val="00BE40C0"/>
    <w:rsid w:val="00BE5182"/>
    <w:rsid w:val="00BE7742"/>
    <w:rsid w:val="00BF4D86"/>
    <w:rsid w:val="00BF7BE6"/>
    <w:rsid w:val="00C01645"/>
    <w:rsid w:val="00C30064"/>
    <w:rsid w:val="00C33F39"/>
    <w:rsid w:val="00C46DAD"/>
    <w:rsid w:val="00C5602E"/>
    <w:rsid w:val="00C63ADA"/>
    <w:rsid w:val="00C71E2C"/>
    <w:rsid w:val="00C754FB"/>
    <w:rsid w:val="00C7568B"/>
    <w:rsid w:val="00C83C83"/>
    <w:rsid w:val="00C87B64"/>
    <w:rsid w:val="00C9017B"/>
    <w:rsid w:val="00C95C91"/>
    <w:rsid w:val="00CA1980"/>
    <w:rsid w:val="00CA2042"/>
    <w:rsid w:val="00CA582D"/>
    <w:rsid w:val="00CA6422"/>
    <w:rsid w:val="00CB0794"/>
    <w:rsid w:val="00CB0DD3"/>
    <w:rsid w:val="00CB289D"/>
    <w:rsid w:val="00CC1129"/>
    <w:rsid w:val="00CD4C83"/>
    <w:rsid w:val="00CE00A6"/>
    <w:rsid w:val="00CE347E"/>
    <w:rsid w:val="00CE7B11"/>
    <w:rsid w:val="00D01AB7"/>
    <w:rsid w:val="00D13A4D"/>
    <w:rsid w:val="00D13E42"/>
    <w:rsid w:val="00D174DB"/>
    <w:rsid w:val="00D3072E"/>
    <w:rsid w:val="00D32220"/>
    <w:rsid w:val="00D54C25"/>
    <w:rsid w:val="00D576B7"/>
    <w:rsid w:val="00D609DF"/>
    <w:rsid w:val="00D61DC4"/>
    <w:rsid w:val="00D7018E"/>
    <w:rsid w:val="00DA52F4"/>
    <w:rsid w:val="00DA5359"/>
    <w:rsid w:val="00DA6B93"/>
    <w:rsid w:val="00DB5B5E"/>
    <w:rsid w:val="00DC46B8"/>
    <w:rsid w:val="00DD1517"/>
    <w:rsid w:val="00DD56A9"/>
    <w:rsid w:val="00DD6128"/>
    <w:rsid w:val="00DF40F9"/>
    <w:rsid w:val="00DF4C6A"/>
    <w:rsid w:val="00DF78DF"/>
    <w:rsid w:val="00E133B8"/>
    <w:rsid w:val="00E135BC"/>
    <w:rsid w:val="00E13C8F"/>
    <w:rsid w:val="00E15DE6"/>
    <w:rsid w:val="00E2508F"/>
    <w:rsid w:val="00E27A28"/>
    <w:rsid w:val="00E34842"/>
    <w:rsid w:val="00E349E5"/>
    <w:rsid w:val="00E40E7C"/>
    <w:rsid w:val="00E54F1B"/>
    <w:rsid w:val="00E72DE4"/>
    <w:rsid w:val="00E749A5"/>
    <w:rsid w:val="00E81841"/>
    <w:rsid w:val="00E9063F"/>
    <w:rsid w:val="00E915E0"/>
    <w:rsid w:val="00E9592E"/>
    <w:rsid w:val="00EB5B91"/>
    <w:rsid w:val="00EC169B"/>
    <w:rsid w:val="00EC1DF0"/>
    <w:rsid w:val="00ED195A"/>
    <w:rsid w:val="00ED6C96"/>
    <w:rsid w:val="00EF5BBC"/>
    <w:rsid w:val="00F00EA0"/>
    <w:rsid w:val="00F055C5"/>
    <w:rsid w:val="00F06C71"/>
    <w:rsid w:val="00F077C4"/>
    <w:rsid w:val="00F159E6"/>
    <w:rsid w:val="00F42AC1"/>
    <w:rsid w:val="00F47ADF"/>
    <w:rsid w:val="00F731A5"/>
    <w:rsid w:val="00F76B68"/>
    <w:rsid w:val="00F81BC6"/>
    <w:rsid w:val="00F859E4"/>
    <w:rsid w:val="00F86FEF"/>
    <w:rsid w:val="00F903F4"/>
    <w:rsid w:val="00FA0B66"/>
    <w:rsid w:val="00FA10EB"/>
    <w:rsid w:val="00FA2A3F"/>
    <w:rsid w:val="00FA48E6"/>
    <w:rsid w:val="00FC7187"/>
    <w:rsid w:val="00FD0BC5"/>
    <w:rsid w:val="00FD2A10"/>
    <w:rsid w:val="00FD60D2"/>
    <w:rsid w:val="00FD6915"/>
    <w:rsid w:val="00FE106E"/>
    <w:rsid w:val="00FE4055"/>
    <w:rsid w:val="00FE48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B9B13"/>
  <w15:docId w15:val="{623295B1-A5D3-4FDC-A1F0-FCE07D79C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222"/>
    <w:pPr>
      <w:spacing w:after="0" w:line="240" w:lineRule="auto"/>
    </w:pPr>
    <w:rPr>
      <w:rFonts w:ascii="Times New Roman" w:eastAsia="Times New Roman" w:hAnsi="Times New Roman" w:cs="Times New Roman"/>
      <w:sz w:val="24"/>
      <w:szCs w:val="24"/>
      <w:lang w:val="en-GB"/>
    </w:rPr>
  </w:style>
  <w:style w:type="paragraph" w:styleId="Heading3">
    <w:name w:val="heading 3"/>
    <w:basedOn w:val="Normal"/>
    <w:next w:val="Normal"/>
    <w:link w:val="Heading3Char"/>
    <w:uiPriority w:val="9"/>
    <w:semiHidden/>
    <w:unhideWhenUsed/>
    <w:qFormat/>
    <w:rsid w:val="009A7222"/>
    <w:pPr>
      <w:keepNext/>
      <w:spacing w:before="240" w:after="120"/>
      <w:outlineLvl w:val="2"/>
    </w:pPr>
    <w:rPr>
      <w:b/>
      <w:i/>
      <w:sz w:val="26"/>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9A7222"/>
    <w:rPr>
      <w:rFonts w:ascii="Times New Roman" w:eastAsia="Times New Roman" w:hAnsi="Times New Roman" w:cs="Times New Roman"/>
      <w:b/>
      <w:i/>
      <w:sz w:val="26"/>
      <w:szCs w:val="20"/>
    </w:rPr>
  </w:style>
  <w:style w:type="paragraph" w:styleId="BodyTextIndent">
    <w:name w:val="Body Text Indent"/>
    <w:basedOn w:val="Normal"/>
    <w:link w:val="BodyTextIndentChar"/>
    <w:semiHidden/>
    <w:unhideWhenUsed/>
    <w:rsid w:val="009A7222"/>
    <w:pPr>
      <w:spacing w:after="120"/>
      <w:ind w:left="283"/>
    </w:pPr>
  </w:style>
  <w:style w:type="character" w:customStyle="1" w:styleId="BodyTextIndentChar">
    <w:name w:val="Body Text Indent Char"/>
    <w:basedOn w:val="DefaultParagraphFont"/>
    <w:link w:val="BodyTextIndent"/>
    <w:semiHidden/>
    <w:rsid w:val="009A7222"/>
    <w:rPr>
      <w:rFonts w:ascii="Times New Roman" w:eastAsia="Times New Roman" w:hAnsi="Times New Roman" w:cs="Times New Roman"/>
      <w:sz w:val="24"/>
      <w:szCs w:val="24"/>
      <w:lang w:val="en-GB"/>
    </w:rPr>
  </w:style>
  <w:style w:type="table" w:styleId="TableGrid">
    <w:name w:val="Table Grid"/>
    <w:basedOn w:val="TableNormal"/>
    <w:uiPriority w:val="59"/>
    <w:rsid w:val="00843FA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132E"/>
    <w:pPr>
      <w:ind w:left="720"/>
      <w:contextualSpacing/>
    </w:pPr>
  </w:style>
  <w:style w:type="paragraph" w:styleId="BalloonText">
    <w:name w:val="Balloon Text"/>
    <w:basedOn w:val="Normal"/>
    <w:link w:val="BalloonTextChar"/>
    <w:uiPriority w:val="99"/>
    <w:semiHidden/>
    <w:unhideWhenUsed/>
    <w:rsid w:val="0037132E"/>
    <w:rPr>
      <w:rFonts w:ascii="Tahoma" w:hAnsi="Tahoma" w:cs="Tahoma"/>
      <w:sz w:val="16"/>
      <w:szCs w:val="16"/>
    </w:rPr>
  </w:style>
  <w:style w:type="character" w:customStyle="1" w:styleId="BalloonTextChar">
    <w:name w:val="Balloon Text Char"/>
    <w:basedOn w:val="DefaultParagraphFont"/>
    <w:link w:val="BalloonText"/>
    <w:uiPriority w:val="99"/>
    <w:semiHidden/>
    <w:rsid w:val="0037132E"/>
    <w:rPr>
      <w:rFonts w:ascii="Tahoma" w:eastAsia="Times New Roman" w:hAnsi="Tahoma" w:cs="Tahoma"/>
      <w:sz w:val="16"/>
      <w:szCs w:val="16"/>
      <w:lang w:val="en-GB"/>
    </w:rPr>
  </w:style>
  <w:style w:type="paragraph" w:styleId="NoSpacing">
    <w:name w:val="No Spacing"/>
    <w:uiPriority w:val="1"/>
    <w:qFormat/>
    <w:rsid w:val="00CB0DD3"/>
    <w:pPr>
      <w:spacing w:after="0" w:line="240" w:lineRule="auto"/>
    </w:pPr>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1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75738-1733-413B-8207-BD86B3F88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Willie Kalmatak</dc:creator>
  <cp:lastModifiedBy>Letishia Ephraim</cp:lastModifiedBy>
  <cp:revision>11</cp:revision>
  <cp:lastPrinted>2023-02-27T06:22:00Z</cp:lastPrinted>
  <dcterms:created xsi:type="dcterms:W3CDTF">2023-02-27T05:56:00Z</dcterms:created>
  <dcterms:modified xsi:type="dcterms:W3CDTF">2026-05-28T01:33:00Z</dcterms:modified>
</cp:coreProperties>
</file>